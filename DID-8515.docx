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6C1C89" w14:textId="77777777" w:rsidR="003408F5" w:rsidRDefault="003B0751" w:rsidP="003408F5">
      <w:pPr>
        <w:pStyle w:val="BodyText"/>
        <w:jc w:val="center"/>
        <w:rPr>
          <w:b/>
          <w:bCs/>
          <w:sz w:val="144"/>
          <w:szCs w:val="160"/>
        </w:rPr>
      </w:pPr>
      <w:r w:rsidRPr="003408F5">
        <w:rPr>
          <w:b/>
          <w:bCs/>
          <w:sz w:val="144"/>
          <w:szCs w:val="160"/>
        </w:rPr>
        <w:t>D</w:t>
      </w:r>
      <w:r w:rsidR="003408F5" w:rsidRPr="003408F5">
        <w:rPr>
          <w:b/>
          <w:bCs/>
          <w:sz w:val="144"/>
          <w:szCs w:val="160"/>
        </w:rPr>
        <w:t>i</w:t>
      </w:r>
      <w:r w:rsidRPr="003408F5">
        <w:rPr>
          <w:b/>
          <w:bCs/>
          <w:sz w:val="144"/>
          <w:szCs w:val="160"/>
        </w:rPr>
        <w:t>D</w:t>
      </w:r>
    </w:p>
    <w:p w14:paraId="2F4089D8" w14:textId="77777777" w:rsidR="003408F5" w:rsidRPr="003408F5" w:rsidRDefault="003408F5" w:rsidP="003408F5">
      <w:pPr>
        <w:pStyle w:val="BodyText"/>
        <w:jc w:val="center"/>
        <w:rPr>
          <w:b/>
          <w:bCs/>
          <w:sz w:val="144"/>
          <w:szCs w:val="160"/>
        </w:rPr>
      </w:pPr>
    </w:p>
    <w:p w14:paraId="6AF794E7" w14:textId="77777777" w:rsidR="003408F5" w:rsidRPr="003408F5" w:rsidRDefault="003408F5" w:rsidP="003408F5">
      <w:pPr>
        <w:pStyle w:val="BodyText"/>
        <w:jc w:val="center"/>
        <w:rPr>
          <w:b/>
          <w:bCs/>
          <w:sz w:val="96"/>
          <w:szCs w:val="144"/>
        </w:rPr>
      </w:pPr>
      <w:r w:rsidRPr="003408F5">
        <w:rPr>
          <w:b/>
          <w:bCs/>
          <w:sz w:val="96"/>
          <w:szCs w:val="144"/>
        </w:rPr>
        <w:t>Planning Phase</w:t>
      </w:r>
    </w:p>
    <w:p w14:paraId="392662E0" w14:textId="77777777" w:rsidR="003408F5" w:rsidRPr="003408F5" w:rsidRDefault="003408F5" w:rsidP="003408F5">
      <w:pPr>
        <w:pStyle w:val="BodyText"/>
        <w:jc w:val="center"/>
        <w:rPr>
          <w:b/>
          <w:bCs/>
          <w:sz w:val="96"/>
          <w:szCs w:val="144"/>
        </w:rPr>
      </w:pPr>
    </w:p>
    <w:p w14:paraId="6A6D89A1" w14:textId="77777777" w:rsidR="003408F5" w:rsidRDefault="003408F5" w:rsidP="003408F5">
      <w:pPr>
        <w:pStyle w:val="BodyText"/>
        <w:jc w:val="center"/>
        <w:rPr>
          <w:b/>
          <w:bCs/>
          <w:sz w:val="52"/>
          <w:szCs w:val="56"/>
        </w:rPr>
      </w:pPr>
    </w:p>
    <w:p w14:paraId="1D02C613" w14:textId="4AC866B3" w:rsidR="003408F5" w:rsidRDefault="003408F5" w:rsidP="003408F5">
      <w:pPr>
        <w:pStyle w:val="BodyText"/>
        <w:rPr>
          <w:b/>
          <w:bCs/>
          <w:sz w:val="32"/>
          <w:szCs w:val="32"/>
        </w:rPr>
      </w:pPr>
      <w:r>
        <w:rPr>
          <w:b/>
          <w:bCs/>
          <w:sz w:val="32"/>
          <w:szCs w:val="32"/>
        </w:rPr>
        <w:t>Names / Student ID:</w:t>
      </w:r>
    </w:p>
    <w:p w14:paraId="2135C347" w14:textId="77777777" w:rsidR="003408F5" w:rsidRDefault="003408F5" w:rsidP="003408F5">
      <w:pPr>
        <w:pStyle w:val="BodyText"/>
        <w:rPr>
          <w:b/>
          <w:bCs/>
          <w:sz w:val="32"/>
          <w:szCs w:val="32"/>
        </w:rPr>
      </w:pPr>
    </w:p>
    <w:p w14:paraId="4C2BF910" w14:textId="0745D4D6" w:rsidR="003408F5" w:rsidRPr="003408F5" w:rsidRDefault="003408F5" w:rsidP="003408F5">
      <w:pPr>
        <w:pStyle w:val="BodyText"/>
        <w:rPr>
          <w:b/>
          <w:bCs/>
          <w:sz w:val="32"/>
          <w:szCs w:val="32"/>
        </w:rPr>
      </w:pPr>
      <w:r w:rsidRPr="003408F5">
        <w:rPr>
          <w:b/>
          <w:bCs/>
          <w:sz w:val="32"/>
          <w:szCs w:val="32"/>
        </w:rPr>
        <w:t>Younis Fehaid</w:t>
      </w:r>
    </w:p>
    <w:p w14:paraId="63C4DB3F" w14:textId="1270CC64" w:rsidR="003408F5" w:rsidRPr="003408F5" w:rsidRDefault="003408F5" w:rsidP="003408F5">
      <w:pPr>
        <w:pStyle w:val="BodyText"/>
        <w:rPr>
          <w:b/>
          <w:bCs/>
          <w:sz w:val="32"/>
          <w:szCs w:val="32"/>
        </w:rPr>
      </w:pPr>
      <w:r w:rsidRPr="003408F5">
        <w:rPr>
          <w:b/>
          <w:bCs/>
          <w:sz w:val="32"/>
          <w:szCs w:val="32"/>
        </w:rPr>
        <w:t>202202515</w:t>
      </w:r>
    </w:p>
    <w:p w14:paraId="5664ADBA" w14:textId="77777777" w:rsidR="003408F5" w:rsidRPr="003408F5" w:rsidRDefault="003408F5" w:rsidP="003408F5">
      <w:pPr>
        <w:pStyle w:val="BodyText"/>
        <w:rPr>
          <w:b/>
          <w:bCs/>
          <w:sz w:val="32"/>
          <w:szCs w:val="32"/>
        </w:rPr>
      </w:pPr>
    </w:p>
    <w:p w14:paraId="4DCC9613" w14:textId="77777777" w:rsidR="003408F5" w:rsidRPr="003408F5" w:rsidRDefault="003408F5" w:rsidP="003408F5">
      <w:pPr>
        <w:pStyle w:val="BodyText"/>
        <w:rPr>
          <w:b/>
          <w:bCs/>
          <w:sz w:val="32"/>
          <w:szCs w:val="32"/>
        </w:rPr>
      </w:pPr>
    </w:p>
    <w:p w14:paraId="39A90C81" w14:textId="345000BF" w:rsidR="003408F5" w:rsidRPr="003408F5" w:rsidRDefault="003408F5" w:rsidP="003408F5">
      <w:pPr>
        <w:pStyle w:val="BodyText"/>
        <w:rPr>
          <w:b/>
          <w:bCs/>
          <w:sz w:val="32"/>
          <w:szCs w:val="32"/>
        </w:rPr>
      </w:pPr>
      <w:r w:rsidRPr="003408F5">
        <w:rPr>
          <w:b/>
          <w:bCs/>
          <w:sz w:val="32"/>
          <w:szCs w:val="32"/>
        </w:rPr>
        <w:t>Ali Naser</w:t>
      </w:r>
    </w:p>
    <w:p w14:paraId="6C6166E6" w14:textId="58CD159D" w:rsidR="003408F5" w:rsidRPr="003408F5" w:rsidRDefault="003408F5" w:rsidP="003408F5">
      <w:pPr>
        <w:pStyle w:val="BodyText"/>
        <w:rPr>
          <w:b/>
          <w:bCs/>
          <w:sz w:val="32"/>
          <w:szCs w:val="32"/>
        </w:rPr>
      </w:pPr>
      <w:r w:rsidRPr="003408F5">
        <w:rPr>
          <w:b/>
          <w:bCs/>
          <w:sz w:val="32"/>
          <w:szCs w:val="32"/>
        </w:rPr>
        <w:t>202202522</w:t>
      </w:r>
    </w:p>
    <w:p w14:paraId="2622BF93" w14:textId="77777777" w:rsidR="003408F5" w:rsidRPr="003408F5" w:rsidRDefault="003408F5" w:rsidP="003408F5">
      <w:pPr>
        <w:pStyle w:val="BodyText"/>
        <w:rPr>
          <w:b/>
          <w:bCs/>
          <w:sz w:val="32"/>
          <w:szCs w:val="32"/>
        </w:rPr>
      </w:pPr>
    </w:p>
    <w:p w14:paraId="7A9E257D" w14:textId="77777777" w:rsidR="003408F5" w:rsidRPr="003408F5" w:rsidRDefault="003408F5" w:rsidP="003408F5">
      <w:pPr>
        <w:pStyle w:val="BodyText"/>
        <w:rPr>
          <w:b/>
          <w:bCs/>
          <w:sz w:val="32"/>
          <w:szCs w:val="32"/>
        </w:rPr>
      </w:pPr>
    </w:p>
    <w:p w14:paraId="426E28F1" w14:textId="20AE09A7" w:rsidR="003408F5" w:rsidRPr="003408F5" w:rsidRDefault="003408F5" w:rsidP="003408F5">
      <w:pPr>
        <w:pStyle w:val="BodyText"/>
        <w:rPr>
          <w:b/>
          <w:bCs/>
          <w:sz w:val="32"/>
          <w:szCs w:val="32"/>
        </w:rPr>
      </w:pPr>
      <w:r w:rsidRPr="003408F5">
        <w:rPr>
          <w:b/>
          <w:bCs/>
          <w:sz w:val="32"/>
          <w:szCs w:val="32"/>
        </w:rPr>
        <w:t>Hamad Ebrahim</w:t>
      </w:r>
    </w:p>
    <w:p w14:paraId="3873A9BF" w14:textId="690BDD88" w:rsidR="003408F5" w:rsidRPr="003408F5" w:rsidRDefault="003408F5" w:rsidP="003408F5">
      <w:pPr>
        <w:pStyle w:val="BodyText"/>
        <w:rPr>
          <w:b/>
          <w:bCs/>
          <w:sz w:val="32"/>
          <w:szCs w:val="32"/>
        </w:rPr>
      </w:pPr>
      <w:r w:rsidRPr="003408F5">
        <w:rPr>
          <w:b/>
          <w:bCs/>
          <w:sz w:val="32"/>
          <w:szCs w:val="32"/>
        </w:rPr>
        <w:t>202304769</w:t>
      </w:r>
    </w:p>
    <w:p w14:paraId="6D7D9694" w14:textId="77777777" w:rsidR="003408F5" w:rsidRPr="003408F5" w:rsidRDefault="003408F5" w:rsidP="003408F5">
      <w:pPr>
        <w:pStyle w:val="BodyText"/>
        <w:rPr>
          <w:b/>
          <w:bCs/>
          <w:sz w:val="32"/>
          <w:szCs w:val="32"/>
        </w:rPr>
      </w:pPr>
    </w:p>
    <w:p w14:paraId="46065D30" w14:textId="77777777" w:rsidR="003408F5" w:rsidRPr="003408F5" w:rsidRDefault="003408F5" w:rsidP="003408F5">
      <w:pPr>
        <w:pStyle w:val="BodyText"/>
        <w:rPr>
          <w:b/>
          <w:bCs/>
          <w:sz w:val="32"/>
          <w:szCs w:val="32"/>
        </w:rPr>
      </w:pPr>
    </w:p>
    <w:p w14:paraId="08633469" w14:textId="77777777" w:rsidR="003408F5" w:rsidRPr="003408F5" w:rsidRDefault="003408F5" w:rsidP="003408F5">
      <w:pPr>
        <w:pStyle w:val="BodyText"/>
        <w:rPr>
          <w:b/>
          <w:bCs/>
          <w:sz w:val="32"/>
          <w:szCs w:val="32"/>
        </w:rPr>
      </w:pPr>
      <w:r w:rsidRPr="003408F5">
        <w:rPr>
          <w:b/>
          <w:bCs/>
          <w:sz w:val="32"/>
          <w:szCs w:val="32"/>
        </w:rPr>
        <w:t>Abdulrahman Elsayed</w:t>
      </w:r>
    </w:p>
    <w:p w14:paraId="60A54F2F" w14:textId="70A3B06E" w:rsidR="00320F0F" w:rsidRPr="003408F5" w:rsidRDefault="003408F5" w:rsidP="00320F0F">
      <w:pPr>
        <w:pStyle w:val="BodyText"/>
        <w:rPr>
          <w:b/>
          <w:bCs/>
          <w:sz w:val="32"/>
          <w:szCs w:val="32"/>
        </w:rPr>
        <w:sectPr w:rsidR="00320F0F" w:rsidRPr="003408F5" w:rsidSect="00320F0F">
          <w:pgSz w:w="12240" w:h="15840"/>
          <w:pgMar w:top="1420" w:right="720" w:bottom="0" w:left="1080" w:header="720" w:footer="720" w:gutter="0"/>
          <w:cols w:space="720"/>
        </w:sectPr>
      </w:pPr>
      <w:r w:rsidRPr="003408F5">
        <w:rPr>
          <w:b/>
          <w:bCs/>
          <w:sz w:val="32"/>
          <w:szCs w:val="32"/>
        </w:rPr>
        <w:t>202302340</w:t>
      </w:r>
    </w:p>
    <w:sdt>
      <w:sdtPr>
        <w:rPr>
          <w:rFonts w:ascii="Calibri" w:eastAsia="Calibri" w:hAnsi="Calibri" w:cs="Calibri"/>
          <w:color w:val="auto"/>
          <w:sz w:val="22"/>
          <w:szCs w:val="22"/>
        </w:rPr>
        <w:id w:val="-2010518423"/>
        <w:docPartObj>
          <w:docPartGallery w:val="Table of Contents"/>
          <w:docPartUnique/>
        </w:docPartObj>
      </w:sdtPr>
      <w:sdtEndPr>
        <w:rPr>
          <w:b/>
          <w:bCs/>
          <w:noProof/>
        </w:rPr>
      </w:sdtEndPr>
      <w:sdtContent>
        <w:p w14:paraId="393550FE" w14:textId="207F05FA" w:rsidR="00AC22FD" w:rsidRDefault="00AC22FD">
          <w:pPr>
            <w:pStyle w:val="TOCHeading"/>
          </w:pPr>
          <w:r>
            <w:t>Contents</w:t>
          </w:r>
        </w:p>
        <w:p w14:paraId="227CF8A6" w14:textId="77C43D24" w:rsidR="00E45E9B" w:rsidRDefault="00AC22FD">
          <w:pPr>
            <w:pStyle w:val="TOC1"/>
            <w:tabs>
              <w:tab w:val="right" w:leader="dot" w:pos="9350"/>
            </w:tabs>
            <w:rPr>
              <w:rFonts w:asciiTheme="minorHAnsi" w:eastAsiaTheme="minorEastAsia" w:hAnsiTheme="minorHAnsi" w:cstheme="minorBidi"/>
              <w:noProof/>
              <w:kern w:val="2"/>
              <w:sz w:val="24"/>
              <w:szCs w:val="24"/>
              <w14:ligatures w14:val="standardContextual"/>
            </w:rPr>
          </w:pPr>
          <w:r>
            <w:fldChar w:fldCharType="begin"/>
          </w:r>
          <w:r>
            <w:instrText>TOC \o "1-3" \h \z \u</w:instrText>
          </w:r>
          <w:r>
            <w:fldChar w:fldCharType="separate"/>
          </w:r>
          <w:hyperlink w:anchor="_Toc217596374" w:history="1">
            <w:r w:rsidR="00E45E9B" w:rsidRPr="0096358B">
              <w:rPr>
                <w:rStyle w:val="Hyperlink"/>
                <w:noProof/>
              </w:rPr>
              <w:t>Introduction:</w:t>
            </w:r>
            <w:r w:rsidR="00E45E9B">
              <w:rPr>
                <w:noProof/>
                <w:webHidden/>
              </w:rPr>
              <w:tab/>
            </w:r>
            <w:r w:rsidR="00E45E9B">
              <w:rPr>
                <w:noProof/>
                <w:webHidden/>
              </w:rPr>
              <w:fldChar w:fldCharType="begin"/>
            </w:r>
            <w:r w:rsidR="00E45E9B">
              <w:rPr>
                <w:noProof/>
                <w:webHidden/>
              </w:rPr>
              <w:instrText xml:space="preserve"> PAGEREF _Toc217596374 \h </w:instrText>
            </w:r>
            <w:r w:rsidR="00E45E9B">
              <w:rPr>
                <w:noProof/>
                <w:webHidden/>
              </w:rPr>
            </w:r>
            <w:r w:rsidR="00E45E9B">
              <w:rPr>
                <w:noProof/>
                <w:webHidden/>
              </w:rPr>
              <w:fldChar w:fldCharType="separate"/>
            </w:r>
            <w:r w:rsidR="00E45E9B">
              <w:rPr>
                <w:noProof/>
                <w:webHidden/>
              </w:rPr>
              <w:t>3</w:t>
            </w:r>
            <w:r w:rsidR="00E45E9B">
              <w:rPr>
                <w:noProof/>
                <w:webHidden/>
              </w:rPr>
              <w:fldChar w:fldCharType="end"/>
            </w:r>
          </w:hyperlink>
        </w:p>
        <w:p w14:paraId="2F5BB4FF" w14:textId="18151B03" w:rsidR="00E45E9B" w:rsidRDefault="00E45E9B">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17596375" w:history="1">
            <w:r w:rsidRPr="0096358B">
              <w:rPr>
                <w:rStyle w:val="Hyperlink"/>
                <w:noProof/>
              </w:rPr>
              <w:t>2.0 Part A: Planning Phase</w:t>
            </w:r>
            <w:r>
              <w:rPr>
                <w:noProof/>
                <w:webHidden/>
              </w:rPr>
              <w:tab/>
            </w:r>
            <w:r>
              <w:rPr>
                <w:noProof/>
                <w:webHidden/>
              </w:rPr>
              <w:fldChar w:fldCharType="begin"/>
            </w:r>
            <w:r>
              <w:rPr>
                <w:noProof/>
                <w:webHidden/>
              </w:rPr>
              <w:instrText xml:space="preserve"> PAGEREF _Toc217596375 \h </w:instrText>
            </w:r>
            <w:r>
              <w:rPr>
                <w:noProof/>
                <w:webHidden/>
              </w:rPr>
            </w:r>
            <w:r>
              <w:rPr>
                <w:noProof/>
                <w:webHidden/>
              </w:rPr>
              <w:fldChar w:fldCharType="separate"/>
            </w:r>
            <w:r>
              <w:rPr>
                <w:noProof/>
                <w:webHidden/>
              </w:rPr>
              <w:t>3</w:t>
            </w:r>
            <w:r>
              <w:rPr>
                <w:noProof/>
                <w:webHidden/>
              </w:rPr>
              <w:fldChar w:fldCharType="end"/>
            </w:r>
          </w:hyperlink>
        </w:p>
        <w:p w14:paraId="6C3B796B" w14:textId="0898049D" w:rsidR="00E45E9B" w:rsidRDefault="00E45E9B">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17596376" w:history="1">
            <w:r w:rsidRPr="0096358B">
              <w:rPr>
                <w:rStyle w:val="Hyperlink"/>
                <w:noProof/>
              </w:rPr>
              <w:t>2.1 Task 1: Incident Response Cycle Stages</w:t>
            </w:r>
            <w:r>
              <w:rPr>
                <w:noProof/>
                <w:webHidden/>
              </w:rPr>
              <w:tab/>
            </w:r>
            <w:r>
              <w:rPr>
                <w:noProof/>
                <w:webHidden/>
              </w:rPr>
              <w:fldChar w:fldCharType="begin"/>
            </w:r>
            <w:r>
              <w:rPr>
                <w:noProof/>
                <w:webHidden/>
              </w:rPr>
              <w:instrText xml:space="preserve"> PAGEREF _Toc217596376 \h </w:instrText>
            </w:r>
            <w:r>
              <w:rPr>
                <w:noProof/>
                <w:webHidden/>
              </w:rPr>
            </w:r>
            <w:r>
              <w:rPr>
                <w:noProof/>
                <w:webHidden/>
              </w:rPr>
              <w:fldChar w:fldCharType="separate"/>
            </w:r>
            <w:r>
              <w:rPr>
                <w:noProof/>
                <w:webHidden/>
              </w:rPr>
              <w:t>3</w:t>
            </w:r>
            <w:r>
              <w:rPr>
                <w:noProof/>
                <w:webHidden/>
              </w:rPr>
              <w:fldChar w:fldCharType="end"/>
            </w:r>
          </w:hyperlink>
        </w:p>
        <w:p w14:paraId="40ADF575" w14:textId="4F14DF2C" w:rsidR="00E45E9B" w:rsidRDefault="00E45E9B">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17596377" w:history="1">
            <w:r w:rsidRPr="0096358B">
              <w:rPr>
                <w:rStyle w:val="Hyperlink"/>
                <w:noProof/>
              </w:rPr>
              <w:t>2.1.1 Description of IR Stages:</w:t>
            </w:r>
            <w:r>
              <w:rPr>
                <w:noProof/>
                <w:webHidden/>
              </w:rPr>
              <w:tab/>
            </w:r>
            <w:r>
              <w:rPr>
                <w:noProof/>
                <w:webHidden/>
              </w:rPr>
              <w:fldChar w:fldCharType="begin"/>
            </w:r>
            <w:r>
              <w:rPr>
                <w:noProof/>
                <w:webHidden/>
              </w:rPr>
              <w:instrText xml:space="preserve"> PAGEREF _Toc217596377 \h </w:instrText>
            </w:r>
            <w:r>
              <w:rPr>
                <w:noProof/>
                <w:webHidden/>
              </w:rPr>
            </w:r>
            <w:r>
              <w:rPr>
                <w:noProof/>
                <w:webHidden/>
              </w:rPr>
              <w:fldChar w:fldCharType="separate"/>
            </w:r>
            <w:r>
              <w:rPr>
                <w:noProof/>
                <w:webHidden/>
              </w:rPr>
              <w:t>3</w:t>
            </w:r>
            <w:r>
              <w:rPr>
                <w:noProof/>
                <w:webHidden/>
              </w:rPr>
              <w:fldChar w:fldCharType="end"/>
            </w:r>
          </w:hyperlink>
        </w:p>
        <w:p w14:paraId="6CAE5F72" w14:textId="38896BFA" w:rsidR="00E45E9B" w:rsidRDefault="00E45E9B">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17596378" w:history="1">
            <w:r w:rsidRPr="0096358B">
              <w:rPr>
                <w:rStyle w:val="Hyperlink"/>
                <w:noProof/>
              </w:rPr>
              <w:t>2.1.2 Alignment and Improvements:</w:t>
            </w:r>
            <w:r>
              <w:rPr>
                <w:noProof/>
                <w:webHidden/>
              </w:rPr>
              <w:tab/>
            </w:r>
            <w:r>
              <w:rPr>
                <w:noProof/>
                <w:webHidden/>
              </w:rPr>
              <w:fldChar w:fldCharType="begin"/>
            </w:r>
            <w:r>
              <w:rPr>
                <w:noProof/>
                <w:webHidden/>
              </w:rPr>
              <w:instrText xml:space="preserve"> PAGEREF _Toc217596378 \h </w:instrText>
            </w:r>
            <w:r>
              <w:rPr>
                <w:noProof/>
                <w:webHidden/>
              </w:rPr>
            </w:r>
            <w:r>
              <w:rPr>
                <w:noProof/>
                <w:webHidden/>
              </w:rPr>
              <w:fldChar w:fldCharType="separate"/>
            </w:r>
            <w:r>
              <w:rPr>
                <w:noProof/>
                <w:webHidden/>
              </w:rPr>
              <w:t>4</w:t>
            </w:r>
            <w:r>
              <w:rPr>
                <w:noProof/>
                <w:webHidden/>
              </w:rPr>
              <w:fldChar w:fldCharType="end"/>
            </w:r>
          </w:hyperlink>
        </w:p>
        <w:p w14:paraId="78907F5D" w14:textId="1E2EDABA" w:rsidR="00E45E9B" w:rsidRDefault="00E45E9B">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17596379" w:history="1">
            <w:r w:rsidRPr="0096358B">
              <w:rPr>
                <w:rStyle w:val="Hyperlink"/>
                <w:noProof/>
              </w:rPr>
              <w:t>2.2 Task 2: Information Security Risk Management</w:t>
            </w:r>
            <w:r>
              <w:rPr>
                <w:noProof/>
                <w:webHidden/>
              </w:rPr>
              <w:tab/>
            </w:r>
            <w:r>
              <w:rPr>
                <w:noProof/>
                <w:webHidden/>
              </w:rPr>
              <w:fldChar w:fldCharType="begin"/>
            </w:r>
            <w:r>
              <w:rPr>
                <w:noProof/>
                <w:webHidden/>
              </w:rPr>
              <w:instrText xml:space="preserve"> PAGEREF _Toc217596379 \h </w:instrText>
            </w:r>
            <w:r>
              <w:rPr>
                <w:noProof/>
                <w:webHidden/>
              </w:rPr>
            </w:r>
            <w:r>
              <w:rPr>
                <w:noProof/>
                <w:webHidden/>
              </w:rPr>
              <w:fldChar w:fldCharType="separate"/>
            </w:r>
            <w:r>
              <w:rPr>
                <w:noProof/>
                <w:webHidden/>
              </w:rPr>
              <w:t>5</w:t>
            </w:r>
            <w:r>
              <w:rPr>
                <w:noProof/>
                <w:webHidden/>
              </w:rPr>
              <w:fldChar w:fldCharType="end"/>
            </w:r>
          </w:hyperlink>
        </w:p>
        <w:p w14:paraId="5A7302CD" w14:textId="72D13B8F" w:rsidR="00E45E9B" w:rsidRDefault="00E45E9B">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17596380" w:history="1">
            <w:r w:rsidRPr="0096358B">
              <w:rPr>
                <w:rStyle w:val="Hyperlink"/>
                <w:noProof/>
              </w:rPr>
              <w:t>2.2.1 Risk Analysis:</w:t>
            </w:r>
            <w:r>
              <w:rPr>
                <w:noProof/>
                <w:webHidden/>
              </w:rPr>
              <w:tab/>
            </w:r>
            <w:r>
              <w:rPr>
                <w:noProof/>
                <w:webHidden/>
              </w:rPr>
              <w:fldChar w:fldCharType="begin"/>
            </w:r>
            <w:r>
              <w:rPr>
                <w:noProof/>
                <w:webHidden/>
              </w:rPr>
              <w:instrText xml:space="preserve"> PAGEREF _Toc217596380 \h </w:instrText>
            </w:r>
            <w:r>
              <w:rPr>
                <w:noProof/>
                <w:webHidden/>
              </w:rPr>
            </w:r>
            <w:r>
              <w:rPr>
                <w:noProof/>
                <w:webHidden/>
              </w:rPr>
              <w:fldChar w:fldCharType="separate"/>
            </w:r>
            <w:r>
              <w:rPr>
                <w:noProof/>
                <w:webHidden/>
              </w:rPr>
              <w:t>5</w:t>
            </w:r>
            <w:r>
              <w:rPr>
                <w:noProof/>
                <w:webHidden/>
              </w:rPr>
              <w:fldChar w:fldCharType="end"/>
            </w:r>
          </w:hyperlink>
        </w:p>
        <w:p w14:paraId="093F6198" w14:textId="3258259D" w:rsidR="00E45E9B" w:rsidRDefault="00E45E9B">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17596381" w:history="1">
            <w:r w:rsidRPr="0096358B">
              <w:rPr>
                <w:rStyle w:val="Hyperlink"/>
                <w:noProof/>
              </w:rPr>
              <w:t>2.2.2 Zero Trust in Risk Assessment:</w:t>
            </w:r>
            <w:r>
              <w:rPr>
                <w:noProof/>
                <w:webHidden/>
              </w:rPr>
              <w:tab/>
            </w:r>
            <w:r>
              <w:rPr>
                <w:noProof/>
                <w:webHidden/>
              </w:rPr>
              <w:fldChar w:fldCharType="begin"/>
            </w:r>
            <w:r>
              <w:rPr>
                <w:noProof/>
                <w:webHidden/>
              </w:rPr>
              <w:instrText xml:space="preserve"> PAGEREF _Toc217596381 \h </w:instrText>
            </w:r>
            <w:r>
              <w:rPr>
                <w:noProof/>
                <w:webHidden/>
              </w:rPr>
            </w:r>
            <w:r>
              <w:rPr>
                <w:noProof/>
                <w:webHidden/>
              </w:rPr>
              <w:fldChar w:fldCharType="separate"/>
            </w:r>
            <w:r>
              <w:rPr>
                <w:noProof/>
                <w:webHidden/>
              </w:rPr>
              <w:t>7</w:t>
            </w:r>
            <w:r>
              <w:rPr>
                <w:noProof/>
                <w:webHidden/>
              </w:rPr>
              <w:fldChar w:fldCharType="end"/>
            </w:r>
          </w:hyperlink>
        </w:p>
        <w:p w14:paraId="5F8FC601" w14:textId="0F069FC5" w:rsidR="00E45E9B" w:rsidRDefault="00E45E9B">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17596382" w:history="1">
            <w:r w:rsidRPr="0096358B">
              <w:rPr>
                <w:rStyle w:val="Hyperlink"/>
                <w:noProof/>
              </w:rPr>
              <w:t>2.3 Task 3: Threat Detection and Remediation Solutions</w:t>
            </w:r>
            <w:r>
              <w:rPr>
                <w:noProof/>
                <w:webHidden/>
              </w:rPr>
              <w:tab/>
            </w:r>
            <w:r>
              <w:rPr>
                <w:noProof/>
                <w:webHidden/>
              </w:rPr>
              <w:fldChar w:fldCharType="begin"/>
            </w:r>
            <w:r>
              <w:rPr>
                <w:noProof/>
                <w:webHidden/>
              </w:rPr>
              <w:instrText xml:space="preserve"> PAGEREF _Toc217596382 \h </w:instrText>
            </w:r>
            <w:r>
              <w:rPr>
                <w:noProof/>
                <w:webHidden/>
              </w:rPr>
            </w:r>
            <w:r>
              <w:rPr>
                <w:noProof/>
                <w:webHidden/>
              </w:rPr>
              <w:fldChar w:fldCharType="separate"/>
            </w:r>
            <w:r>
              <w:rPr>
                <w:noProof/>
                <w:webHidden/>
              </w:rPr>
              <w:t>9</w:t>
            </w:r>
            <w:r>
              <w:rPr>
                <w:noProof/>
                <w:webHidden/>
              </w:rPr>
              <w:fldChar w:fldCharType="end"/>
            </w:r>
          </w:hyperlink>
        </w:p>
        <w:p w14:paraId="29AC00A3" w14:textId="120E9A07" w:rsidR="00E45E9B" w:rsidRDefault="00E45E9B">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17596383" w:history="1">
            <w:r w:rsidRPr="0096358B">
              <w:rPr>
                <w:rStyle w:val="Hyperlink"/>
                <w:noProof/>
              </w:rPr>
              <w:t>2.3.1 Recommended Detection Systems:</w:t>
            </w:r>
            <w:r>
              <w:rPr>
                <w:noProof/>
                <w:webHidden/>
              </w:rPr>
              <w:tab/>
            </w:r>
            <w:r>
              <w:rPr>
                <w:noProof/>
                <w:webHidden/>
              </w:rPr>
              <w:fldChar w:fldCharType="begin"/>
            </w:r>
            <w:r>
              <w:rPr>
                <w:noProof/>
                <w:webHidden/>
              </w:rPr>
              <w:instrText xml:space="preserve"> PAGEREF _Toc217596383 \h </w:instrText>
            </w:r>
            <w:r>
              <w:rPr>
                <w:noProof/>
                <w:webHidden/>
              </w:rPr>
            </w:r>
            <w:r>
              <w:rPr>
                <w:noProof/>
                <w:webHidden/>
              </w:rPr>
              <w:fldChar w:fldCharType="separate"/>
            </w:r>
            <w:r>
              <w:rPr>
                <w:noProof/>
                <w:webHidden/>
              </w:rPr>
              <w:t>9</w:t>
            </w:r>
            <w:r>
              <w:rPr>
                <w:noProof/>
                <w:webHidden/>
              </w:rPr>
              <w:fldChar w:fldCharType="end"/>
            </w:r>
          </w:hyperlink>
        </w:p>
        <w:p w14:paraId="46A132C0" w14:textId="56FFA11B" w:rsidR="00E45E9B" w:rsidRDefault="00E45E9B">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17596384" w:history="1">
            <w:r w:rsidRPr="0096358B">
              <w:rPr>
                <w:rStyle w:val="Hyperlink"/>
                <w:noProof/>
              </w:rPr>
              <w:t>2.3.2 Remediation Strategies</w:t>
            </w:r>
            <w:r>
              <w:rPr>
                <w:noProof/>
                <w:webHidden/>
              </w:rPr>
              <w:tab/>
            </w:r>
            <w:r>
              <w:rPr>
                <w:noProof/>
                <w:webHidden/>
              </w:rPr>
              <w:fldChar w:fldCharType="begin"/>
            </w:r>
            <w:r>
              <w:rPr>
                <w:noProof/>
                <w:webHidden/>
              </w:rPr>
              <w:instrText xml:space="preserve"> PAGEREF _Toc217596384 \h </w:instrText>
            </w:r>
            <w:r>
              <w:rPr>
                <w:noProof/>
                <w:webHidden/>
              </w:rPr>
            </w:r>
            <w:r>
              <w:rPr>
                <w:noProof/>
                <w:webHidden/>
              </w:rPr>
              <w:fldChar w:fldCharType="separate"/>
            </w:r>
            <w:r>
              <w:rPr>
                <w:noProof/>
                <w:webHidden/>
              </w:rPr>
              <w:t>10</w:t>
            </w:r>
            <w:r>
              <w:rPr>
                <w:noProof/>
                <w:webHidden/>
              </w:rPr>
              <w:fldChar w:fldCharType="end"/>
            </w:r>
          </w:hyperlink>
        </w:p>
        <w:p w14:paraId="3124B8CE" w14:textId="1A468711" w:rsidR="00E45E9B" w:rsidRDefault="00E45E9B">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17596385" w:history="1">
            <w:r w:rsidRPr="0096358B">
              <w:rPr>
                <w:rStyle w:val="Hyperlink"/>
                <w:noProof/>
              </w:rPr>
              <w:t>2.4 Task 4: Hierarchical Network Security Design</w:t>
            </w:r>
            <w:r>
              <w:rPr>
                <w:noProof/>
                <w:webHidden/>
              </w:rPr>
              <w:tab/>
            </w:r>
            <w:r>
              <w:rPr>
                <w:noProof/>
                <w:webHidden/>
              </w:rPr>
              <w:fldChar w:fldCharType="begin"/>
            </w:r>
            <w:r>
              <w:rPr>
                <w:noProof/>
                <w:webHidden/>
              </w:rPr>
              <w:instrText xml:space="preserve"> PAGEREF _Toc217596385 \h </w:instrText>
            </w:r>
            <w:r>
              <w:rPr>
                <w:noProof/>
                <w:webHidden/>
              </w:rPr>
            </w:r>
            <w:r>
              <w:rPr>
                <w:noProof/>
                <w:webHidden/>
              </w:rPr>
              <w:fldChar w:fldCharType="separate"/>
            </w:r>
            <w:r>
              <w:rPr>
                <w:noProof/>
                <w:webHidden/>
              </w:rPr>
              <w:t>10</w:t>
            </w:r>
            <w:r>
              <w:rPr>
                <w:noProof/>
                <w:webHidden/>
              </w:rPr>
              <w:fldChar w:fldCharType="end"/>
            </w:r>
          </w:hyperlink>
        </w:p>
        <w:p w14:paraId="68D2947E" w14:textId="1E8AC08D" w:rsidR="00E45E9B" w:rsidRDefault="00E45E9B">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17596386" w:history="1">
            <w:r w:rsidRPr="0096358B">
              <w:rPr>
                <w:rStyle w:val="Hyperlink"/>
                <w:noProof/>
              </w:rPr>
              <w:t>2.4.1 Logical Network Diagram:</w:t>
            </w:r>
            <w:r>
              <w:rPr>
                <w:noProof/>
                <w:webHidden/>
              </w:rPr>
              <w:tab/>
            </w:r>
            <w:r>
              <w:rPr>
                <w:noProof/>
                <w:webHidden/>
              </w:rPr>
              <w:fldChar w:fldCharType="begin"/>
            </w:r>
            <w:r>
              <w:rPr>
                <w:noProof/>
                <w:webHidden/>
              </w:rPr>
              <w:instrText xml:space="preserve"> PAGEREF _Toc217596386 \h </w:instrText>
            </w:r>
            <w:r>
              <w:rPr>
                <w:noProof/>
                <w:webHidden/>
              </w:rPr>
            </w:r>
            <w:r>
              <w:rPr>
                <w:noProof/>
                <w:webHidden/>
              </w:rPr>
              <w:fldChar w:fldCharType="separate"/>
            </w:r>
            <w:r>
              <w:rPr>
                <w:noProof/>
                <w:webHidden/>
              </w:rPr>
              <w:t>11</w:t>
            </w:r>
            <w:r>
              <w:rPr>
                <w:noProof/>
                <w:webHidden/>
              </w:rPr>
              <w:fldChar w:fldCharType="end"/>
            </w:r>
          </w:hyperlink>
        </w:p>
        <w:p w14:paraId="7197A7EC" w14:textId="276F1F22" w:rsidR="00E45E9B" w:rsidRDefault="00E45E9B">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17596387" w:history="1">
            <w:r w:rsidRPr="0096358B">
              <w:rPr>
                <w:rStyle w:val="Hyperlink"/>
                <w:noProof/>
              </w:rPr>
              <w:t>2.4.2 Design Justification:</w:t>
            </w:r>
            <w:r>
              <w:rPr>
                <w:noProof/>
                <w:webHidden/>
              </w:rPr>
              <w:tab/>
            </w:r>
            <w:r>
              <w:rPr>
                <w:noProof/>
                <w:webHidden/>
              </w:rPr>
              <w:fldChar w:fldCharType="begin"/>
            </w:r>
            <w:r>
              <w:rPr>
                <w:noProof/>
                <w:webHidden/>
              </w:rPr>
              <w:instrText xml:space="preserve"> PAGEREF _Toc217596387 \h </w:instrText>
            </w:r>
            <w:r>
              <w:rPr>
                <w:noProof/>
                <w:webHidden/>
              </w:rPr>
            </w:r>
            <w:r>
              <w:rPr>
                <w:noProof/>
                <w:webHidden/>
              </w:rPr>
              <w:fldChar w:fldCharType="separate"/>
            </w:r>
            <w:r>
              <w:rPr>
                <w:noProof/>
                <w:webHidden/>
              </w:rPr>
              <w:t>14</w:t>
            </w:r>
            <w:r>
              <w:rPr>
                <w:noProof/>
                <w:webHidden/>
              </w:rPr>
              <w:fldChar w:fldCharType="end"/>
            </w:r>
          </w:hyperlink>
        </w:p>
        <w:p w14:paraId="6211F621" w14:textId="36212A1A" w:rsidR="00E45E9B" w:rsidRDefault="00E45E9B">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17596388" w:history="1">
            <w:r w:rsidRPr="0096358B">
              <w:rPr>
                <w:rStyle w:val="Hyperlink"/>
                <w:noProof/>
              </w:rPr>
              <w:t>2.5 Task 5: VPN Solutions Analysis</w:t>
            </w:r>
            <w:r>
              <w:rPr>
                <w:noProof/>
                <w:webHidden/>
              </w:rPr>
              <w:tab/>
            </w:r>
            <w:r>
              <w:rPr>
                <w:noProof/>
                <w:webHidden/>
              </w:rPr>
              <w:fldChar w:fldCharType="begin"/>
            </w:r>
            <w:r>
              <w:rPr>
                <w:noProof/>
                <w:webHidden/>
              </w:rPr>
              <w:instrText xml:space="preserve"> PAGEREF _Toc217596388 \h </w:instrText>
            </w:r>
            <w:r>
              <w:rPr>
                <w:noProof/>
                <w:webHidden/>
              </w:rPr>
            </w:r>
            <w:r>
              <w:rPr>
                <w:noProof/>
                <w:webHidden/>
              </w:rPr>
              <w:fldChar w:fldCharType="separate"/>
            </w:r>
            <w:r>
              <w:rPr>
                <w:noProof/>
                <w:webHidden/>
              </w:rPr>
              <w:t>14</w:t>
            </w:r>
            <w:r>
              <w:rPr>
                <w:noProof/>
                <w:webHidden/>
              </w:rPr>
              <w:fldChar w:fldCharType="end"/>
            </w:r>
          </w:hyperlink>
        </w:p>
        <w:p w14:paraId="661C3151" w14:textId="3DAD298A" w:rsidR="00E45E9B" w:rsidRDefault="00E45E9B">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17596389" w:history="1">
            <w:r w:rsidRPr="0096358B">
              <w:rPr>
                <w:rStyle w:val="Hyperlink"/>
                <w:noProof/>
              </w:rPr>
              <w:t>2.5.1 VPN Evaluation</w:t>
            </w:r>
            <w:r>
              <w:rPr>
                <w:noProof/>
                <w:webHidden/>
              </w:rPr>
              <w:tab/>
            </w:r>
            <w:r>
              <w:rPr>
                <w:noProof/>
                <w:webHidden/>
              </w:rPr>
              <w:fldChar w:fldCharType="begin"/>
            </w:r>
            <w:r>
              <w:rPr>
                <w:noProof/>
                <w:webHidden/>
              </w:rPr>
              <w:instrText xml:space="preserve"> PAGEREF _Toc217596389 \h </w:instrText>
            </w:r>
            <w:r>
              <w:rPr>
                <w:noProof/>
                <w:webHidden/>
              </w:rPr>
            </w:r>
            <w:r>
              <w:rPr>
                <w:noProof/>
                <w:webHidden/>
              </w:rPr>
              <w:fldChar w:fldCharType="separate"/>
            </w:r>
            <w:r>
              <w:rPr>
                <w:noProof/>
                <w:webHidden/>
              </w:rPr>
              <w:t>14</w:t>
            </w:r>
            <w:r>
              <w:rPr>
                <w:noProof/>
                <w:webHidden/>
              </w:rPr>
              <w:fldChar w:fldCharType="end"/>
            </w:r>
          </w:hyperlink>
        </w:p>
        <w:p w14:paraId="629CEEC1" w14:textId="493D39CE" w:rsidR="00E45E9B" w:rsidRDefault="00E45E9B">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17596390" w:history="1">
            <w:r w:rsidRPr="0096358B">
              <w:rPr>
                <w:rStyle w:val="Hyperlink"/>
                <w:noProof/>
              </w:rPr>
              <w:t>2.5.2 Proposed Hybrid Model:</w:t>
            </w:r>
            <w:r>
              <w:rPr>
                <w:noProof/>
                <w:webHidden/>
              </w:rPr>
              <w:tab/>
            </w:r>
            <w:r>
              <w:rPr>
                <w:noProof/>
                <w:webHidden/>
              </w:rPr>
              <w:fldChar w:fldCharType="begin"/>
            </w:r>
            <w:r>
              <w:rPr>
                <w:noProof/>
                <w:webHidden/>
              </w:rPr>
              <w:instrText xml:space="preserve"> PAGEREF _Toc217596390 \h </w:instrText>
            </w:r>
            <w:r>
              <w:rPr>
                <w:noProof/>
                <w:webHidden/>
              </w:rPr>
            </w:r>
            <w:r>
              <w:rPr>
                <w:noProof/>
                <w:webHidden/>
              </w:rPr>
              <w:fldChar w:fldCharType="separate"/>
            </w:r>
            <w:r>
              <w:rPr>
                <w:noProof/>
                <w:webHidden/>
              </w:rPr>
              <w:t>16</w:t>
            </w:r>
            <w:r>
              <w:rPr>
                <w:noProof/>
                <w:webHidden/>
              </w:rPr>
              <w:fldChar w:fldCharType="end"/>
            </w:r>
          </w:hyperlink>
        </w:p>
        <w:p w14:paraId="39804565" w14:textId="325CD913" w:rsidR="00E45E9B" w:rsidRDefault="00E45E9B">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17596391" w:history="1">
            <w:r w:rsidRPr="0096358B">
              <w:rPr>
                <w:rStyle w:val="Hyperlink"/>
                <w:noProof/>
              </w:rPr>
              <w:t>2.6 Task 6: Emerging Cybersecurity Trends</w:t>
            </w:r>
            <w:r>
              <w:rPr>
                <w:noProof/>
                <w:webHidden/>
              </w:rPr>
              <w:tab/>
            </w:r>
            <w:r>
              <w:rPr>
                <w:noProof/>
                <w:webHidden/>
              </w:rPr>
              <w:fldChar w:fldCharType="begin"/>
            </w:r>
            <w:r>
              <w:rPr>
                <w:noProof/>
                <w:webHidden/>
              </w:rPr>
              <w:instrText xml:space="preserve"> PAGEREF _Toc217596391 \h </w:instrText>
            </w:r>
            <w:r>
              <w:rPr>
                <w:noProof/>
                <w:webHidden/>
              </w:rPr>
            </w:r>
            <w:r>
              <w:rPr>
                <w:noProof/>
                <w:webHidden/>
              </w:rPr>
              <w:fldChar w:fldCharType="separate"/>
            </w:r>
            <w:r>
              <w:rPr>
                <w:noProof/>
                <w:webHidden/>
              </w:rPr>
              <w:t>16</w:t>
            </w:r>
            <w:r>
              <w:rPr>
                <w:noProof/>
                <w:webHidden/>
              </w:rPr>
              <w:fldChar w:fldCharType="end"/>
            </w:r>
          </w:hyperlink>
        </w:p>
        <w:p w14:paraId="08F30105" w14:textId="3E3CC58C" w:rsidR="00E45E9B" w:rsidRDefault="00E45E9B">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17596392" w:history="1">
            <w:r w:rsidRPr="0096358B">
              <w:rPr>
                <w:rStyle w:val="Hyperlink"/>
                <w:noProof/>
              </w:rPr>
              <w:t>2.6.1 Analysis of Trends:</w:t>
            </w:r>
            <w:r>
              <w:rPr>
                <w:noProof/>
                <w:webHidden/>
              </w:rPr>
              <w:tab/>
            </w:r>
            <w:r>
              <w:rPr>
                <w:noProof/>
                <w:webHidden/>
              </w:rPr>
              <w:fldChar w:fldCharType="begin"/>
            </w:r>
            <w:r>
              <w:rPr>
                <w:noProof/>
                <w:webHidden/>
              </w:rPr>
              <w:instrText xml:space="preserve"> PAGEREF _Toc217596392 \h </w:instrText>
            </w:r>
            <w:r>
              <w:rPr>
                <w:noProof/>
                <w:webHidden/>
              </w:rPr>
            </w:r>
            <w:r>
              <w:rPr>
                <w:noProof/>
                <w:webHidden/>
              </w:rPr>
              <w:fldChar w:fldCharType="separate"/>
            </w:r>
            <w:r>
              <w:rPr>
                <w:noProof/>
                <w:webHidden/>
              </w:rPr>
              <w:t>16</w:t>
            </w:r>
            <w:r>
              <w:rPr>
                <w:noProof/>
                <w:webHidden/>
              </w:rPr>
              <w:fldChar w:fldCharType="end"/>
            </w:r>
          </w:hyperlink>
        </w:p>
        <w:p w14:paraId="6D7AE1AC" w14:textId="308A674A" w:rsidR="00E45E9B" w:rsidRDefault="00E45E9B">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17596393" w:history="1">
            <w:r w:rsidRPr="0096358B">
              <w:rPr>
                <w:rStyle w:val="Hyperlink"/>
                <w:noProof/>
              </w:rPr>
              <w:t>2.6.2 ZTA and DiD Complementation</w:t>
            </w:r>
            <w:r>
              <w:rPr>
                <w:noProof/>
                <w:webHidden/>
              </w:rPr>
              <w:tab/>
            </w:r>
            <w:r>
              <w:rPr>
                <w:noProof/>
                <w:webHidden/>
              </w:rPr>
              <w:fldChar w:fldCharType="begin"/>
            </w:r>
            <w:r>
              <w:rPr>
                <w:noProof/>
                <w:webHidden/>
              </w:rPr>
              <w:instrText xml:space="preserve"> PAGEREF _Toc217596393 \h </w:instrText>
            </w:r>
            <w:r>
              <w:rPr>
                <w:noProof/>
                <w:webHidden/>
              </w:rPr>
            </w:r>
            <w:r>
              <w:rPr>
                <w:noProof/>
                <w:webHidden/>
              </w:rPr>
              <w:fldChar w:fldCharType="separate"/>
            </w:r>
            <w:r>
              <w:rPr>
                <w:noProof/>
                <w:webHidden/>
              </w:rPr>
              <w:t>17</w:t>
            </w:r>
            <w:r>
              <w:rPr>
                <w:noProof/>
                <w:webHidden/>
              </w:rPr>
              <w:fldChar w:fldCharType="end"/>
            </w:r>
          </w:hyperlink>
        </w:p>
        <w:p w14:paraId="1E3080EB" w14:textId="21E07486" w:rsidR="00E45E9B" w:rsidRDefault="00E45E9B">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17596394" w:history="1">
            <w:r w:rsidRPr="0096358B">
              <w:rPr>
                <w:rStyle w:val="Hyperlink"/>
                <w:noProof/>
              </w:rPr>
              <w:t>3.0 Conclusion and Recommendations</w:t>
            </w:r>
            <w:r>
              <w:rPr>
                <w:noProof/>
                <w:webHidden/>
              </w:rPr>
              <w:tab/>
            </w:r>
            <w:r>
              <w:rPr>
                <w:noProof/>
                <w:webHidden/>
              </w:rPr>
              <w:fldChar w:fldCharType="begin"/>
            </w:r>
            <w:r>
              <w:rPr>
                <w:noProof/>
                <w:webHidden/>
              </w:rPr>
              <w:instrText xml:space="preserve"> PAGEREF _Toc217596394 \h </w:instrText>
            </w:r>
            <w:r>
              <w:rPr>
                <w:noProof/>
                <w:webHidden/>
              </w:rPr>
            </w:r>
            <w:r>
              <w:rPr>
                <w:noProof/>
                <w:webHidden/>
              </w:rPr>
              <w:fldChar w:fldCharType="separate"/>
            </w:r>
            <w:r>
              <w:rPr>
                <w:noProof/>
                <w:webHidden/>
              </w:rPr>
              <w:t>17</w:t>
            </w:r>
            <w:r>
              <w:rPr>
                <w:noProof/>
                <w:webHidden/>
              </w:rPr>
              <w:fldChar w:fldCharType="end"/>
            </w:r>
          </w:hyperlink>
        </w:p>
        <w:p w14:paraId="45CE6D8B" w14:textId="2F370472" w:rsidR="00E45E9B" w:rsidRDefault="00E45E9B">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17596395" w:history="1">
            <w:r w:rsidRPr="0096358B">
              <w:rPr>
                <w:rStyle w:val="Hyperlink"/>
                <w:noProof/>
              </w:rPr>
              <w:t>4.0 Reflection Table</w:t>
            </w:r>
            <w:r>
              <w:rPr>
                <w:noProof/>
                <w:webHidden/>
              </w:rPr>
              <w:tab/>
            </w:r>
            <w:r>
              <w:rPr>
                <w:noProof/>
                <w:webHidden/>
              </w:rPr>
              <w:fldChar w:fldCharType="begin"/>
            </w:r>
            <w:r>
              <w:rPr>
                <w:noProof/>
                <w:webHidden/>
              </w:rPr>
              <w:instrText xml:space="preserve"> PAGEREF _Toc217596395 \h </w:instrText>
            </w:r>
            <w:r>
              <w:rPr>
                <w:noProof/>
                <w:webHidden/>
              </w:rPr>
            </w:r>
            <w:r>
              <w:rPr>
                <w:noProof/>
                <w:webHidden/>
              </w:rPr>
              <w:fldChar w:fldCharType="separate"/>
            </w:r>
            <w:r>
              <w:rPr>
                <w:noProof/>
                <w:webHidden/>
              </w:rPr>
              <w:t>19</w:t>
            </w:r>
            <w:r>
              <w:rPr>
                <w:noProof/>
                <w:webHidden/>
              </w:rPr>
              <w:fldChar w:fldCharType="end"/>
            </w:r>
          </w:hyperlink>
        </w:p>
        <w:p w14:paraId="1B4D53DA" w14:textId="0FF5E48D" w:rsidR="00E45E9B" w:rsidRDefault="00E45E9B">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17596396" w:history="1">
            <w:r w:rsidRPr="0096358B">
              <w:rPr>
                <w:rStyle w:val="Hyperlink"/>
                <w:noProof/>
              </w:rPr>
              <w:t>5.0 References</w:t>
            </w:r>
            <w:r>
              <w:rPr>
                <w:noProof/>
                <w:webHidden/>
              </w:rPr>
              <w:tab/>
            </w:r>
            <w:r>
              <w:rPr>
                <w:noProof/>
                <w:webHidden/>
              </w:rPr>
              <w:fldChar w:fldCharType="begin"/>
            </w:r>
            <w:r>
              <w:rPr>
                <w:noProof/>
                <w:webHidden/>
              </w:rPr>
              <w:instrText xml:space="preserve"> PAGEREF _Toc217596396 \h </w:instrText>
            </w:r>
            <w:r>
              <w:rPr>
                <w:noProof/>
                <w:webHidden/>
              </w:rPr>
            </w:r>
            <w:r>
              <w:rPr>
                <w:noProof/>
                <w:webHidden/>
              </w:rPr>
              <w:fldChar w:fldCharType="separate"/>
            </w:r>
            <w:r>
              <w:rPr>
                <w:noProof/>
                <w:webHidden/>
              </w:rPr>
              <w:t>19</w:t>
            </w:r>
            <w:r>
              <w:rPr>
                <w:noProof/>
                <w:webHidden/>
              </w:rPr>
              <w:fldChar w:fldCharType="end"/>
            </w:r>
          </w:hyperlink>
        </w:p>
        <w:p w14:paraId="4D710247" w14:textId="00968A52" w:rsidR="00AC22FD" w:rsidRDefault="00AC22FD">
          <w:r>
            <w:fldChar w:fldCharType="end"/>
          </w:r>
        </w:p>
      </w:sdtContent>
    </w:sdt>
    <w:p w14:paraId="76B2EE48" w14:textId="7D18763F" w:rsidR="00AC22FD" w:rsidRDefault="00AC22FD" w:rsidP="00320F0F"/>
    <w:p w14:paraId="2E7D4C9E" w14:textId="77777777" w:rsidR="00AC22FD" w:rsidRDefault="00AC22FD">
      <w:pPr>
        <w:widowControl/>
        <w:autoSpaceDE/>
        <w:autoSpaceDN/>
        <w:spacing w:after="160" w:line="278" w:lineRule="auto"/>
      </w:pPr>
      <w:r>
        <w:br w:type="page"/>
      </w:r>
    </w:p>
    <w:p w14:paraId="7B9510D5" w14:textId="533B1DE4" w:rsidR="0003049A" w:rsidRDefault="00595D24" w:rsidP="16C69FAF">
      <w:pPr>
        <w:pStyle w:val="Heading1"/>
      </w:pPr>
      <w:bookmarkStart w:id="0" w:name="_Toc217596374"/>
      <w:r>
        <w:t>Introduction:</w:t>
      </w:r>
      <w:bookmarkEnd w:id="0"/>
    </w:p>
    <w:p w14:paraId="1A0B2BE6" w14:textId="252CA19C" w:rsidR="16C69FAF" w:rsidRDefault="1237A2C9" w:rsidP="16C69FAF">
      <w:pPr>
        <w:rPr>
          <w:sz w:val="26"/>
          <w:szCs w:val="26"/>
        </w:rPr>
      </w:pPr>
      <w:r w:rsidRPr="11065235">
        <w:rPr>
          <w:sz w:val="26"/>
          <w:szCs w:val="26"/>
        </w:rPr>
        <w:t>In today’s digital scene, companies</w:t>
      </w:r>
      <w:r w:rsidR="6E46D853" w:rsidRPr="11065235">
        <w:rPr>
          <w:sz w:val="26"/>
          <w:szCs w:val="26"/>
        </w:rPr>
        <w:t xml:space="preserve"> are increasingly vulnerable to </w:t>
      </w:r>
      <w:r w:rsidR="07971547" w:rsidRPr="11065235">
        <w:rPr>
          <w:sz w:val="26"/>
          <w:szCs w:val="26"/>
        </w:rPr>
        <w:t>cyber-attacks</w:t>
      </w:r>
      <w:r w:rsidR="6E46D853" w:rsidRPr="11065235">
        <w:rPr>
          <w:sz w:val="26"/>
          <w:szCs w:val="26"/>
        </w:rPr>
        <w:t>, with attacks getting more co</w:t>
      </w:r>
      <w:r w:rsidR="00ECBAED" w:rsidRPr="11065235">
        <w:rPr>
          <w:sz w:val="26"/>
          <w:szCs w:val="26"/>
        </w:rPr>
        <w:t>mplex by the day to bypass traditional security boundaries.</w:t>
      </w:r>
      <w:r w:rsidRPr="11065235">
        <w:rPr>
          <w:sz w:val="26"/>
          <w:szCs w:val="26"/>
        </w:rPr>
        <w:t xml:space="preserve"> </w:t>
      </w:r>
      <w:r w:rsidR="043E81B4" w:rsidRPr="11065235">
        <w:rPr>
          <w:sz w:val="26"/>
          <w:szCs w:val="26"/>
        </w:rPr>
        <w:t xml:space="preserve">Gulf Tech Solutions, operating across the </w:t>
      </w:r>
      <w:r w:rsidR="65791C2B" w:rsidRPr="11065235">
        <w:rPr>
          <w:sz w:val="26"/>
          <w:szCs w:val="26"/>
        </w:rPr>
        <w:t>Gulf</w:t>
      </w:r>
      <w:r w:rsidR="043E81B4" w:rsidRPr="11065235">
        <w:rPr>
          <w:sz w:val="26"/>
          <w:szCs w:val="26"/>
        </w:rPr>
        <w:t xml:space="preserve"> countries, faces complex cyber</w:t>
      </w:r>
      <w:r w:rsidR="0C2FF9CC" w:rsidRPr="11065235">
        <w:rPr>
          <w:sz w:val="26"/>
          <w:szCs w:val="26"/>
        </w:rPr>
        <w:t>security threats and challe</w:t>
      </w:r>
      <w:r w:rsidR="230A41E2" w:rsidRPr="11065235">
        <w:rPr>
          <w:sz w:val="26"/>
          <w:szCs w:val="26"/>
        </w:rPr>
        <w:t xml:space="preserve">nges. Outdated security measures in the </w:t>
      </w:r>
      <w:r w:rsidR="36F8D1CE" w:rsidRPr="11065235">
        <w:rPr>
          <w:sz w:val="26"/>
          <w:szCs w:val="26"/>
        </w:rPr>
        <w:t>company,</w:t>
      </w:r>
      <w:r w:rsidR="230A41E2" w:rsidRPr="11065235">
        <w:rPr>
          <w:sz w:val="26"/>
          <w:szCs w:val="26"/>
        </w:rPr>
        <w:t xml:space="preserve"> such as outdated firewalls and weak </w:t>
      </w:r>
      <w:r w:rsidR="682B9EAB" w:rsidRPr="11065235">
        <w:rPr>
          <w:sz w:val="26"/>
          <w:szCs w:val="26"/>
        </w:rPr>
        <w:t>VPNs,</w:t>
      </w:r>
      <w:r w:rsidR="230A41E2" w:rsidRPr="11065235">
        <w:rPr>
          <w:sz w:val="26"/>
          <w:szCs w:val="26"/>
        </w:rPr>
        <w:t xml:space="preserve"> can </w:t>
      </w:r>
      <w:r w:rsidR="110E4362" w:rsidRPr="11065235">
        <w:rPr>
          <w:sz w:val="26"/>
          <w:szCs w:val="26"/>
        </w:rPr>
        <w:t xml:space="preserve">expose the company to </w:t>
      </w:r>
      <w:r w:rsidR="2F096F45" w:rsidRPr="11065235">
        <w:rPr>
          <w:sz w:val="26"/>
          <w:szCs w:val="26"/>
        </w:rPr>
        <w:t>cyber-attacks</w:t>
      </w:r>
      <w:r w:rsidR="110E4362" w:rsidRPr="11065235">
        <w:rPr>
          <w:sz w:val="26"/>
          <w:szCs w:val="26"/>
        </w:rPr>
        <w:t xml:space="preserve"> that can lead to the leakage or</w:t>
      </w:r>
      <w:r w:rsidR="6E01DFB1" w:rsidRPr="11065235">
        <w:rPr>
          <w:sz w:val="26"/>
          <w:szCs w:val="26"/>
        </w:rPr>
        <w:t xml:space="preserve"> compromisation</w:t>
      </w:r>
      <w:r w:rsidR="110E4362" w:rsidRPr="11065235">
        <w:rPr>
          <w:sz w:val="26"/>
          <w:szCs w:val="26"/>
        </w:rPr>
        <w:t xml:space="preserve"> of criti</w:t>
      </w:r>
      <w:r w:rsidR="5E0465C2" w:rsidRPr="11065235">
        <w:rPr>
          <w:sz w:val="26"/>
          <w:szCs w:val="26"/>
        </w:rPr>
        <w:t>cal information</w:t>
      </w:r>
      <w:r w:rsidR="2C5C81D5" w:rsidRPr="11065235">
        <w:rPr>
          <w:sz w:val="26"/>
          <w:szCs w:val="26"/>
        </w:rPr>
        <w:t>.</w:t>
      </w:r>
    </w:p>
    <w:p w14:paraId="13AAA41B" w14:textId="317BA2E8" w:rsidR="11065235" w:rsidRDefault="11065235" w:rsidP="11065235">
      <w:pPr>
        <w:rPr>
          <w:sz w:val="26"/>
          <w:szCs w:val="26"/>
        </w:rPr>
      </w:pPr>
    </w:p>
    <w:p w14:paraId="720F12F0" w14:textId="6C26CC6B" w:rsidR="2C5C81D5" w:rsidRDefault="2C5C81D5" w:rsidP="11065235">
      <w:pPr>
        <w:rPr>
          <w:sz w:val="26"/>
          <w:szCs w:val="26"/>
        </w:rPr>
      </w:pPr>
      <w:r w:rsidRPr="11065235">
        <w:rPr>
          <w:sz w:val="26"/>
          <w:szCs w:val="26"/>
        </w:rPr>
        <w:t xml:space="preserve">This project aims to strengthen the </w:t>
      </w:r>
      <w:r w:rsidR="38E6B644" w:rsidRPr="11065235">
        <w:rPr>
          <w:sz w:val="26"/>
          <w:szCs w:val="26"/>
        </w:rPr>
        <w:t>Gulf Tech Security</w:t>
      </w:r>
      <w:r w:rsidRPr="11065235">
        <w:rPr>
          <w:sz w:val="26"/>
          <w:szCs w:val="26"/>
        </w:rPr>
        <w:t xml:space="preserve"> measures by </w:t>
      </w:r>
      <w:r w:rsidR="40F02966" w:rsidRPr="11065235">
        <w:rPr>
          <w:sz w:val="26"/>
          <w:szCs w:val="26"/>
        </w:rPr>
        <w:t>applying a Defense in Depth (DiD) plan, which appl</w:t>
      </w:r>
      <w:r w:rsidR="14FA5A09" w:rsidRPr="11065235">
        <w:rPr>
          <w:sz w:val="26"/>
          <w:szCs w:val="26"/>
        </w:rPr>
        <w:t xml:space="preserve">ies multiple layers of security </w:t>
      </w:r>
      <w:r w:rsidR="60309899" w:rsidRPr="11065235">
        <w:rPr>
          <w:sz w:val="26"/>
          <w:szCs w:val="26"/>
        </w:rPr>
        <w:t xml:space="preserve">measures and </w:t>
      </w:r>
      <w:r w:rsidR="79DFBEA3" w:rsidRPr="11065235">
        <w:rPr>
          <w:sz w:val="26"/>
          <w:szCs w:val="26"/>
        </w:rPr>
        <w:t xml:space="preserve">by exploring the future of integration of Zero trust Architecture (ZTA). The </w:t>
      </w:r>
      <w:r w:rsidR="643E34CE" w:rsidRPr="11065235">
        <w:rPr>
          <w:sz w:val="26"/>
          <w:szCs w:val="26"/>
        </w:rPr>
        <w:t>goal of this project is to design and implement a</w:t>
      </w:r>
      <w:r w:rsidR="397A63FE" w:rsidRPr="11065235">
        <w:rPr>
          <w:sz w:val="26"/>
          <w:szCs w:val="26"/>
        </w:rPr>
        <w:t xml:space="preserve"> complete cybersecurity framework to </w:t>
      </w:r>
      <w:r w:rsidR="66E48426" w:rsidRPr="11065235">
        <w:rPr>
          <w:sz w:val="26"/>
          <w:szCs w:val="26"/>
        </w:rPr>
        <w:t>enhance threat detection</w:t>
      </w:r>
      <w:r w:rsidR="5F6B68C6" w:rsidRPr="11065235">
        <w:rPr>
          <w:sz w:val="26"/>
          <w:szCs w:val="26"/>
        </w:rPr>
        <w:t xml:space="preserve"> and mitigation controls.</w:t>
      </w:r>
    </w:p>
    <w:p w14:paraId="390C5F3C" w14:textId="09806E10" w:rsidR="00F9107F" w:rsidRPr="00F9107F" w:rsidRDefault="00F9107F" w:rsidP="00964410">
      <w:pPr>
        <w:pStyle w:val="Heading1"/>
      </w:pPr>
      <w:bookmarkStart w:id="1" w:name="_Toc217596375"/>
      <w:r>
        <w:t>2.0 Part A: Planning Phase</w:t>
      </w:r>
      <w:bookmarkEnd w:id="1"/>
    </w:p>
    <w:p w14:paraId="7C680170" w14:textId="77777777" w:rsidR="00F9107F" w:rsidRDefault="00F9107F" w:rsidP="00964410">
      <w:pPr>
        <w:pStyle w:val="Heading2"/>
      </w:pPr>
      <w:bookmarkStart w:id="2" w:name="_Toc217596376"/>
      <w:r w:rsidRPr="00F9107F">
        <w:t>2.1 Task 1: Incident Response Cycle Stages</w:t>
      </w:r>
      <w:bookmarkEnd w:id="2"/>
    </w:p>
    <w:p w14:paraId="08C88015" w14:textId="77777777" w:rsidR="00391797" w:rsidRPr="00391797" w:rsidRDefault="00391797" w:rsidP="00391797"/>
    <w:p w14:paraId="4D632650" w14:textId="5C2A453D" w:rsidR="00391797" w:rsidRDefault="00F9107F" w:rsidP="00391797">
      <w:bookmarkStart w:id="3" w:name="_Toc217596377"/>
      <w:r w:rsidRPr="24089B93">
        <w:rPr>
          <w:rStyle w:val="Heading3Char"/>
        </w:rPr>
        <w:t>2.1.1 Description of IR Stages:</w:t>
      </w:r>
      <w:bookmarkEnd w:id="3"/>
      <w:r>
        <w:t xml:space="preserve"> </w:t>
      </w:r>
    </w:p>
    <w:p w14:paraId="487AA4C2" w14:textId="77777777" w:rsidR="00AF7C00" w:rsidRDefault="00AF7C00" w:rsidP="00AF7C00">
      <w:r w:rsidRPr="000471FB">
        <w:t>The Incident Response lifecycle provides organizations with a systematic approach to detect and handle and restore operations after cybersecurity incidents occur. The system enables Gulf Tech Solutions to handle situations through planned responses instead of impulsive reactions. The following description details the seven essential stages of development.</w:t>
      </w:r>
    </w:p>
    <w:p w14:paraId="240F8DCE" w14:textId="77777777" w:rsidR="00AF7C00" w:rsidRPr="00DE28F3" w:rsidRDefault="00AF7C00" w:rsidP="00AF7C00">
      <w:pPr>
        <w:widowControl/>
        <w:numPr>
          <w:ilvl w:val="0"/>
          <w:numId w:val="35"/>
        </w:numPr>
        <w:autoSpaceDE/>
        <w:autoSpaceDN/>
        <w:spacing w:after="160" w:line="278" w:lineRule="auto"/>
      </w:pPr>
      <w:r w:rsidRPr="00DE28F3">
        <w:t xml:space="preserve">Preparation: </w:t>
      </w:r>
      <w:r w:rsidRPr="000471FB">
        <w:t>The organization needs to create its incident response system during this initial stage which establishes all necessary resources for future incident management. The process requires organizations to establish their Computer Security Incident Response Team (CSIRT) while developing communication strategies and providing training to staff members and implementing security tools including firewalls and endpoint protection systems.</w:t>
      </w:r>
    </w:p>
    <w:p w14:paraId="03BFDDD3" w14:textId="77777777" w:rsidR="00AF7C00" w:rsidRPr="00DE28F3" w:rsidRDefault="00AF7C00" w:rsidP="00AF7C00">
      <w:pPr>
        <w:widowControl/>
        <w:numPr>
          <w:ilvl w:val="0"/>
          <w:numId w:val="35"/>
        </w:numPr>
        <w:autoSpaceDE/>
        <w:autoSpaceDN/>
        <w:spacing w:after="160" w:line="278" w:lineRule="auto"/>
      </w:pPr>
      <w:r w:rsidRPr="00DE28F3">
        <w:t xml:space="preserve">Detection: </w:t>
      </w:r>
      <w:r w:rsidRPr="000471FB">
        <w:t>Security teams active in this phase monitor network traffic to identify both security threats and potential security risks. The main objective is to determine whether an incident has started or is currently taking place. The system depends mainly on security alerts which IDS systems and firewalls and SIEM logs generate.</w:t>
      </w:r>
    </w:p>
    <w:p w14:paraId="72AD8DCA" w14:textId="77777777" w:rsidR="00AF7C00" w:rsidRPr="00DE28F3" w:rsidRDefault="00AF7C00" w:rsidP="00AF7C00">
      <w:pPr>
        <w:widowControl/>
        <w:numPr>
          <w:ilvl w:val="0"/>
          <w:numId w:val="35"/>
        </w:numPr>
        <w:autoSpaceDE/>
        <w:autoSpaceDN/>
        <w:spacing w:after="160" w:line="278" w:lineRule="auto"/>
      </w:pPr>
      <w:r w:rsidRPr="00DE28F3">
        <w:t xml:space="preserve">Analysis: </w:t>
      </w:r>
      <w:r w:rsidRPr="000471FB">
        <w:t>The team needs to establish the extent of the detected threat along with its source and the resulting effects. The process requires triage to identify actual threats from false alarms while analyzing system logs and determining the attack type which could be ransomware or phishing.</w:t>
      </w:r>
    </w:p>
    <w:p w14:paraId="072569AF" w14:textId="77777777" w:rsidR="00AF7C00" w:rsidRPr="00DE28F3" w:rsidRDefault="00AF7C00" w:rsidP="00AF7C00">
      <w:pPr>
        <w:widowControl/>
        <w:numPr>
          <w:ilvl w:val="0"/>
          <w:numId w:val="35"/>
        </w:numPr>
        <w:autoSpaceDE/>
        <w:autoSpaceDN/>
        <w:spacing w:after="160" w:line="278" w:lineRule="auto"/>
      </w:pPr>
      <w:r w:rsidRPr="00DE28F3">
        <w:t xml:space="preserve">Containment: </w:t>
      </w:r>
      <w:r w:rsidRPr="000471FB">
        <w:t>The main objective of containment involves preventing the threat from expanding while it continues to harm the system. The process includes two stages of containment which involve short-term network isolation of infected hosts and long-term system protection through temporary vulnerability patching.</w:t>
      </w:r>
    </w:p>
    <w:p w14:paraId="4154163F" w14:textId="77777777" w:rsidR="00AF7C00" w:rsidRDefault="00AF7C00" w:rsidP="00AF7C00">
      <w:pPr>
        <w:widowControl/>
        <w:numPr>
          <w:ilvl w:val="0"/>
          <w:numId w:val="35"/>
        </w:numPr>
        <w:autoSpaceDE/>
        <w:autoSpaceDN/>
        <w:spacing w:after="160" w:line="278" w:lineRule="auto"/>
      </w:pPr>
      <w:r w:rsidRPr="00DE28F3">
        <w:t xml:space="preserve">Eradication: </w:t>
      </w:r>
      <w:r w:rsidRPr="000471FB">
        <w:t>The process of containment needs to be followed by complete removal of the incident source which represents the root cause. The process requires malware deletion and disabled access to compromised user accounts and vulnerability patching and complete network protection from the attacker.</w:t>
      </w:r>
    </w:p>
    <w:p w14:paraId="51E64727" w14:textId="77777777" w:rsidR="00AF7C00" w:rsidRPr="00DE28F3" w:rsidRDefault="00AF7C00" w:rsidP="00AF7C00">
      <w:pPr>
        <w:widowControl/>
        <w:numPr>
          <w:ilvl w:val="0"/>
          <w:numId w:val="35"/>
        </w:numPr>
        <w:autoSpaceDE/>
        <w:autoSpaceDN/>
        <w:spacing w:after="160" w:line="278" w:lineRule="auto"/>
      </w:pPr>
      <w:r w:rsidRPr="00DE28F3">
        <w:t xml:space="preserve">Recovery: </w:t>
      </w:r>
      <w:r w:rsidRPr="000471FB">
        <w:t>The system returns to its typical functioning state after completing the recovery process. The process requires data recovery from backup systems and system verification and network surveillance to detect any remaining threats or new infections.</w:t>
      </w:r>
    </w:p>
    <w:p w14:paraId="5CC797A8" w14:textId="0A447BF6" w:rsidR="24089B93" w:rsidRDefault="00AF7C00" w:rsidP="00AF7C00">
      <w:r w:rsidRPr="00DE28F3">
        <w:t xml:space="preserve">Post-Incident Activity: </w:t>
      </w:r>
      <w:r w:rsidRPr="000471FB">
        <w:t>The final phase of post-incident activities includes conducting a "Lessons Learned" meeting. The team examines incident documentation to identify successful elements and failed components. The research results will help organizations modify their policies and enhance their detection systems and develop better incident response protocols for upcoming security events.</w:t>
      </w:r>
    </w:p>
    <w:p w14:paraId="4C0EACEF" w14:textId="5CE47C94" w:rsidR="24089B93" w:rsidRDefault="24089B93"/>
    <w:p w14:paraId="14953EE8" w14:textId="28001788" w:rsidR="00F9107F" w:rsidRDefault="00F9107F" w:rsidP="00F9107F">
      <w:pPr>
        <w:rPr>
          <w:rStyle w:val="Heading3Char"/>
        </w:rPr>
      </w:pPr>
      <w:bookmarkStart w:id="4" w:name="_Toc217596378"/>
      <w:r w:rsidRPr="24089B93">
        <w:rPr>
          <w:rStyle w:val="Heading3Char"/>
        </w:rPr>
        <w:t>2.1.2 Alignment and Improvements:</w:t>
      </w:r>
      <w:bookmarkEnd w:id="4"/>
      <w:r w:rsidRPr="24089B93">
        <w:rPr>
          <w:rStyle w:val="Heading3Char"/>
        </w:rPr>
        <w:t xml:space="preserve"> </w:t>
      </w:r>
    </w:p>
    <w:p w14:paraId="026670A5" w14:textId="77777777" w:rsidR="007F77B1" w:rsidRPr="00DE28F3" w:rsidRDefault="007F77B1" w:rsidP="007F77B1">
      <w:r w:rsidRPr="000471FB">
        <w:t>The company faces major security risks because its outdated systems lack centralized security management. The current system needs to follow the IR lifecycle through these strategic improvements which will bring it into alignment.</w:t>
      </w:r>
    </w:p>
    <w:p w14:paraId="2EFC28CF" w14:textId="77777777" w:rsidR="007F77B1" w:rsidRPr="00DE28F3" w:rsidRDefault="007F77B1" w:rsidP="007F77B1">
      <w:pPr>
        <w:widowControl/>
        <w:numPr>
          <w:ilvl w:val="0"/>
          <w:numId w:val="36"/>
        </w:numPr>
        <w:autoSpaceDE/>
        <w:autoSpaceDN/>
        <w:spacing w:after="160" w:line="278" w:lineRule="auto"/>
        <w:rPr>
          <w:b/>
          <w:bCs/>
        </w:rPr>
      </w:pPr>
      <w:r w:rsidRPr="00DE28F3">
        <w:rPr>
          <w:b/>
          <w:bCs/>
        </w:rPr>
        <w:t>Aligning the Current Setup:</w:t>
      </w:r>
    </w:p>
    <w:p w14:paraId="1AB64FE4" w14:textId="77777777" w:rsidR="007F77B1" w:rsidRPr="00DE28F3" w:rsidRDefault="007F77B1" w:rsidP="007F77B1">
      <w:pPr>
        <w:widowControl/>
        <w:numPr>
          <w:ilvl w:val="1"/>
          <w:numId w:val="36"/>
        </w:numPr>
        <w:autoSpaceDE/>
        <w:autoSpaceDN/>
        <w:spacing w:after="160" w:line="278" w:lineRule="auto"/>
      </w:pPr>
      <w:r w:rsidRPr="000471FB">
        <w:t>Preparation: Gulf Tech faces two major security issues because it operates with outdated firewalls and insufficient multi-level protection systems. The organization needs to concentrate its efforts on replacing outdated systems while implementing the "Defense-in-Depth" strategy which management has made mandatory.</w:t>
      </w:r>
    </w:p>
    <w:p w14:paraId="5F239B45" w14:textId="77777777" w:rsidR="007F77B1" w:rsidRPr="00DE28F3" w:rsidRDefault="007F77B1" w:rsidP="007F77B1">
      <w:pPr>
        <w:widowControl/>
        <w:numPr>
          <w:ilvl w:val="1"/>
          <w:numId w:val="36"/>
        </w:numPr>
        <w:autoSpaceDE/>
        <w:autoSpaceDN/>
        <w:spacing w:after="160" w:line="278" w:lineRule="auto"/>
      </w:pPr>
      <w:r w:rsidRPr="000471FB">
        <w:t>Detection &amp; Analysis: The current "legacy IDS/IPS systems" fail to protect against contemporary cyber threats. The organization needs to implement sophisticated detection systems which will identify the ransomware and phishing attacks that threaten its security.</w:t>
      </w:r>
    </w:p>
    <w:p w14:paraId="74087DCE" w14:textId="77777777" w:rsidR="007F77B1" w:rsidRPr="00DE28F3" w:rsidRDefault="007F77B1" w:rsidP="007F77B1">
      <w:pPr>
        <w:widowControl/>
        <w:numPr>
          <w:ilvl w:val="1"/>
          <w:numId w:val="36"/>
        </w:numPr>
        <w:autoSpaceDE/>
        <w:autoSpaceDN/>
        <w:spacing w:after="160" w:line="278" w:lineRule="auto"/>
      </w:pPr>
      <w:r w:rsidRPr="000471FB">
        <w:t>Containment: The current weak VPN links which support "inter-branch connectivity" make it hard to implement containment. The new design requires network segmentation to separate R&amp;D from other areas because this approach will stop attackers from moving between systems during an incident.</w:t>
      </w:r>
    </w:p>
    <w:p w14:paraId="04CF3C94" w14:textId="77777777" w:rsidR="007F77B1" w:rsidRPr="00DE28F3" w:rsidRDefault="007F77B1" w:rsidP="007F77B1">
      <w:pPr>
        <w:widowControl/>
        <w:numPr>
          <w:ilvl w:val="0"/>
          <w:numId w:val="36"/>
        </w:numPr>
        <w:autoSpaceDE/>
        <w:autoSpaceDN/>
        <w:spacing w:after="160" w:line="278" w:lineRule="auto"/>
        <w:rPr>
          <w:b/>
          <w:bCs/>
        </w:rPr>
      </w:pPr>
      <w:r w:rsidRPr="00DE28F3">
        <w:rPr>
          <w:b/>
          <w:bCs/>
        </w:rPr>
        <w:t>Suggested Improvements:</w:t>
      </w:r>
    </w:p>
    <w:p w14:paraId="1D53AD3E" w14:textId="77777777" w:rsidR="007F77B1" w:rsidRPr="00DE28F3" w:rsidRDefault="007F77B1" w:rsidP="007F77B1">
      <w:pPr>
        <w:widowControl/>
        <w:numPr>
          <w:ilvl w:val="1"/>
          <w:numId w:val="36"/>
        </w:numPr>
        <w:autoSpaceDE/>
        <w:autoSpaceDN/>
        <w:spacing w:after="160" w:line="278" w:lineRule="auto"/>
      </w:pPr>
      <w:r w:rsidRPr="000471FB">
        <w:t>Centralized Logging: The system lacks centralized AAA because access control exists in separate disconnected systems. The company needs to establish a centralized SIEM solution which will collect logs from all its branches located in Bahrain, Dubai, Riyadh and Doha. The system provides investigators with complete WAN traffic visibility during the Analysis phase.</w:t>
      </w:r>
    </w:p>
    <w:p w14:paraId="2E29F532" w14:textId="77777777" w:rsidR="007F77B1" w:rsidRPr="00DE28F3" w:rsidRDefault="007F77B1" w:rsidP="007F77B1">
      <w:pPr>
        <w:widowControl/>
        <w:numPr>
          <w:ilvl w:val="1"/>
          <w:numId w:val="36"/>
        </w:numPr>
        <w:autoSpaceDE/>
        <w:autoSpaceDN/>
        <w:spacing w:after="160" w:line="278" w:lineRule="auto"/>
      </w:pPr>
      <w:r w:rsidRPr="000471FB">
        <w:t>Documentation: The organization needs to create official Incident Response Plans (IRP) which should focus on protecting high-risk areas including the R&amp;D department based in Manama. The documentation process requires network diagrams which need to be exact because the existing diagrams might contain outdated information to facilitate quick Containment decision-making.</w:t>
      </w:r>
    </w:p>
    <w:p w14:paraId="05FDD56A" w14:textId="1472E706" w:rsidR="00AF7C00" w:rsidRPr="00F9107F" w:rsidRDefault="007F77B1" w:rsidP="007F77B1">
      <w:pPr>
        <w:widowControl/>
        <w:numPr>
          <w:ilvl w:val="1"/>
          <w:numId w:val="36"/>
        </w:numPr>
        <w:autoSpaceDE/>
        <w:autoSpaceDN/>
        <w:spacing w:after="160" w:line="278" w:lineRule="auto"/>
      </w:pPr>
      <w:r w:rsidRPr="000471FB">
        <w:t>Playbook Automation: Gulf Tech needs to establish SOAR (Security Orchestration Automation and Response) as a solution to handle the absence of immediate threat identification capabilities. The system enables automated playbooks which perform immediate host isolation and malicious IP address blocking without requiring human involvement to speed up Detection and Containment phase operations.</w:t>
      </w:r>
    </w:p>
    <w:p w14:paraId="3C9B1369" w14:textId="1748CD57" w:rsidR="00F9107F" w:rsidRPr="00F9107F" w:rsidRDefault="00F9107F" w:rsidP="00391797">
      <w:pPr>
        <w:pStyle w:val="Heading2"/>
      </w:pPr>
      <w:bookmarkStart w:id="5" w:name="_Toc217596379"/>
      <w:r w:rsidRPr="00F9107F">
        <w:t>2.2 Task 2: Information Security Risk Management</w:t>
      </w:r>
      <w:bookmarkEnd w:id="5"/>
    </w:p>
    <w:p w14:paraId="1A888B81" w14:textId="51577E8B" w:rsidR="00F9107F" w:rsidRDefault="00F9107F">
      <w:bookmarkStart w:id="6" w:name="_Toc217596380"/>
      <w:r w:rsidRPr="24089B93">
        <w:rPr>
          <w:rStyle w:val="Heading3Char"/>
        </w:rPr>
        <w:t>2.2.1 Risk Analysis:</w:t>
      </w:r>
      <w:bookmarkEnd w:id="6"/>
      <w:r w:rsidRPr="24089B93">
        <w:rPr>
          <w:rStyle w:val="Heading3Char"/>
        </w:rPr>
        <w:t xml:space="preserve"> </w:t>
      </w:r>
    </w:p>
    <w:p w14:paraId="4810416D" w14:textId="66634263" w:rsidR="14858F50" w:rsidRDefault="14858F50" w:rsidP="14858F50"/>
    <w:p w14:paraId="1A690F2A" w14:textId="00E0EB9D" w:rsidR="775B98E1" w:rsidRDefault="775B98E1" w:rsidP="14858F50">
      <w:pPr>
        <w:rPr>
          <w:sz w:val="28"/>
          <w:szCs w:val="28"/>
        </w:rPr>
      </w:pPr>
      <w:r w:rsidRPr="31F53599">
        <w:rPr>
          <w:sz w:val="28"/>
          <w:szCs w:val="28"/>
        </w:rPr>
        <w:t xml:space="preserve">Part 1: Risk </w:t>
      </w:r>
      <w:r w:rsidR="1833F28A" w:rsidRPr="31F53599">
        <w:rPr>
          <w:sz w:val="28"/>
          <w:szCs w:val="28"/>
        </w:rPr>
        <w:t>Management</w:t>
      </w:r>
      <w:r w:rsidRPr="31F53599">
        <w:rPr>
          <w:sz w:val="28"/>
          <w:szCs w:val="28"/>
          <w:rPrChange w:id="7" w:author="Hamad Ebrahim M. Alsaood" w:date="2025-12-01T19:26:00Z">
            <w:rPr/>
          </w:rPrChange>
        </w:rPr>
        <w:t xml:space="preserve"> </w:t>
      </w:r>
      <w:r w:rsidR="79DE3430" w:rsidRPr="31F53599">
        <w:rPr>
          <w:sz w:val="28"/>
          <w:szCs w:val="28"/>
        </w:rPr>
        <w:t>analysis</w:t>
      </w:r>
    </w:p>
    <w:p w14:paraId="5B25FEAB" w14:textId="5B982C1F" w:rsidR="14858F50" w:rsidRDefault="14858F50" w:rsidP="14858F50"/>
    <w:p w14:paraId="4650A64D" w14:textId="7AAF2827" w:rsidR="1EEA0FE4" w:rsidRDefault="1EEA0FE4" w:rsidP="72C8FEC2">
      <w:pPr>
        <w:pStyle w:val="ListParagraph"/>
        <w:numPr>
          <w:ilvl w:val="0"/>
          <w:numId w:val="41"/>
        </w:numPr>
        <w:rPr>
          <w:sz w:val="24"/>
          <w:szCs w:val="24"/>
        </w:rPr>
      </w:pPr>
      <w:r w:rsidRPr="629EA13A">
        <w:rPr>
          <w:sz w:val="24"/>
          <w:szCs w:val="24"/>
        </w:rPr>
        <w:t>Finding Vulne</w:t>
      </w:r>
      <w:r w:rsidR="5BCAA174" w:rsidRPr="629EA13A">
        <w:rPr>
          <w:sz w:val="24"/>
          <w:szCs w:val="24"/>
        </w:rPr>
        <w:t>rabilities</w:t>
      </w:r>
    </w:p>
    <w:p w14:paraId="4090AF76" w14:textId="0BA539C4" w:rsidR="14858F50" w:rsidRDefault="14858F50" w:rsidP="14858F50">
      <w:pPr>
        <w:rPr>
          <w:sz w:val="24"/>
          <w:szCs w:val="24"/>
        </w:rPr>
      </w:pPr>
    </w:p>
    <w:p w14:paraId="49BF51BE" w14:textId="3341F6F9" w:rsidR="1D6BF8E7" w:rsidRDefault="1D6BF8E7" w:rsidP="246311EF">
      <w:pPr>
        <w:pStyle w:val="ListParagraph"/>
        <w:numPr>
          <w:ilvl w:val="0"/>
          <w:numId w:val="44"/>
        </w:numPr>
      </w:pPr>
      <w:r>
        <w:t>Think of vulnerabilities as easy spo</w:t>
      </w:r>
      <w:r w:rsidR="15ADE7AD">
        <w:t xml:space="preserve">ts </w:t>
      </w:r>
      <w:r w:rsidR="608CF072">
        <w:t>in your system</w:t>
      </w:r>
      <w:r w:rsidR="2F80AB60">
        <w:t xml:space="preserve"> where things could go wrong by hackers getting control </w:t>
      </w:r>
      <w:r w:rsidR="320CAC6D">
        <w:t>of</w:t>
      </w:r>
      <w:r w:rsidR="40E221A7">
        <w:t xml:space="preserve"> them, </w:t>
      </w:r>
      <w:r w:rsidR="45CA31BA">
        <w:t>there are great tools to sniff out vulnerabilities such as  Nessus or OpenVas,</w:t>
      </w:r>
      <w:r w:rsidR="5D80EB06">
        <w:t xml:space="preserve"> whether it’s old  sof</w:t>
      </w:r>
      <w:r w:rsidR="77C1AFD3">
        <w:t>t</w:t>
      </w:r>
      <w:r w:rsidR="5D80EB06">
        <w:t xml:space="preserve">ware that </w:t>
      </w:r>
      <w:r w:rsidR="7D16480F">
        <w:t>never got updated, sloppy settings, or anything else that open doors to vulnerabilities</w:t>
      </w:r>
      <w:r w:rsidR="25284858">
        <w:t xml:space="preserve"> these tools can help </w:t>
      </w:r>
      <w:r w:rsidR="4A26B6F3">
        <w:t>lessen</w:t>
      </w:r>
      <w:r w:rsidR="25284858">
        <w:t xml:space="preserve"> the chances of </w:t>
      </w:r>
      <w:r w:rsidR="03B5C989">
        <w:t>your system being hacked.</w:t>
      </w:r>
    </w:p>
    <w:p w14:paraId="660C670A" w14:textId="5DCD516B" w:rsidR="14858F50" w:rsidRDefault="14858F50" w:rsidP="14858F50"/>
    <w:p w14:paraId="05422289" w14:textId="767DED87" w:rsidR="097A102E" w:rsidRDefault="1E1B5D81" w:rsidP="50406775">
      <w:pPr>
        <w:rPr>
          <w:sz w:val="24"/>
          <w:szCs w:val="24"/>
        </w:rPr>
      </w:pPr>
      <w:r w:rsidRPr="50406775">
        <w:rPr>
          <w:sz w:val="24"/>
          <w:szCs w:val="24"/>
        </w:rPr>
        <w:t xml:space="preserve">      </w:t>
      </w:r>
      <w:r w:rsidRPr="610528D3">
        <w:rPr>
          <w:sz w:val="24"/>
          <w:szCs w:val="24"/>
        </w:rPr>
        <w:t xml:space="preserve"> 2.</w:t>
      </w:r>
      <w:r w:rsidRPr="43072A9D">
        <w:rPr>
          <w:sz w:val="24"/>
          <w:szCs w:val="24"/>
        </w:rPr>
        <w:t xml:space="preserve">   </w:t>
      </w:r>
      <w:r w:rsidRPr="49D23180">
        <w:rPr>
          <w:sz w:val="24"/>
          <w:szCs w:val="24"/>
        </w:rPr>
        <w:t xml:space="preserve"> </w:t>
      </w:r>
      <w:r w:rsidR="097A102E" w:rsidRPr="629EA13A">
        <w:rPr>
          <w:sz w:val="24"/>
          <w:szCs w:val="24"/>
        </w:rPr>
        <w:t>Assessing threats</w:t>
      </w:r>
    </w:p>
    <w:p w14:paraId="45808B17" w14:textId="7190DF63" w:rsidR="14858F50" w:rsidRDefault="14858F50" w:rsidP="14858F50">
      <w:pPr>
        <w:rPr>
          <w:sz w:val="24"/>
          <w:szCs w:val="24"/>
        </w:rPr>
      </w:pPr>
    </w:p>
    <w:p w14:paraId="78A80385" w14:textId="7550FCB7" w:rsidR="51755BAA" w:rsidRDefault="51755BAA" w:rsidP="49D23180">
      <w:pPr>
        <w:pStyle w:val="ListParagraph"/>
        <w:numPr>
          <w:ilvl w:val="0"/>
          <w:numId w:val="43"/>
        </w:numPr>
        <w:rPr>
          <w:color w:val="000000" w:themeColor="text1"/>
          <w:sz w:val="21"/>
          <w:szCs w:val="21"/>
        </w:rPr>
      </w:pPr>
      <w:r w:rsidRPr="629EA13A">
        <w:rPr>
          <w:color w:val="000000" w:themeColor="text1"/>
          <w:sz w:val="21"/>
          <w:szCs w:val="21"/>
        </w:rPr>
        <w:t xml:space="preserve">Threats come in a lot of different </w:t>
      </w:r>
      <w:r w:rsidR="31E35120" w:rsidRPr="629EA13A">
        <w:rPr>
          <w:color w:val="000000" w:themeColor="text1"/>
          <w:sz w:val="21"/>
          <w:szCs w:val="21"/>
        </w:rPr>
        <w:t>methods. Sometimes it’s a hacker trying to break in, other times it’s a system or a software crashing un</w:t>
      </w:r>
      <w:r w:rsidR="14554CB6" w:rsidRPr="629EA13A">
        <w:rPr>
          <w:color w:val="000000" w:themeColor="text1"/>
          <w:sz w:val="21"/>
          <w:szCs w:val="21"/>
        </w:rPr>
        <w:t>expectedly.</w:t>
      </w:r>
      <w:r w:rsidR="61D0D74E" w:rsidRPr="629EA13A">
        <w:rPr>
          <w:color w:val="000000" w:themeColor="text1"/>
          <w:sz w:val="21"/>
          <w:szCs w:val="21"/>
        </w:rPr>
        <w:t xml:space="preserve"> Splunk is a SIEM tool that watches everything as it happens, </w:t>
      </w:r>
      <w:r w:rsidR="34568E11" w:rsidRPr="629EA13A">
        <w:rPr>
          <w:color w:val="000000" w:themeColor="text1"/>
          <w:sz w:val="21"/>
          <w:szCs w:val="21"/>
        </w:rPr>
        <w:t xml:space="preserve">it </w:t>
      </w:r>
      <w:r w:rsidR="61D0D74E" w:rsidRPr="629EA13A">
        <w:rPr>
          <w:color w:val="000000" w:themeColor="text1"/>
          <w:sz w:val="21"/>
          <w:szCs w:val="21"/>
        </w:rPr>
        <w:t>keep</w:t>
      </w:r>
      <w:r w:rsidR="1C967F92" w:rsidRPr="629EA13A">
        <w:rPr>
          <w:color w:val="000000" w:themeColor="text1"/>
          <w:sz w:val="21"/>
          <w:szCs w:val="21"/>
        </w:rPr>
        <w:t>s</w:t>
      </w:r>
      <w:r w:rsidR="61D0D74E" w:rsidRPr="629EA13A">
        <w:rPr>
          <w:color w:val="000000" w:themeColor="text1"/>
          <w:sz w:val="21"/>
          <w:szCs w:val="21"/>
        </w:rPr>
        <w:t xml:space="preserve"> an eye on any unusual activities</w:t>
      </w:r>
      <w:r w:rsidR="11460115" w:rsidRPr="629EA13A">
        <w:rPr>
          <w:color w:val="000000" w:themeColor="text1"/>
          <w:sz w:val="21"/>
          <w:szCs w:val="21"/>
        </w:rPr>
        <w:t xml:space="preserve"> like someone poking around where they shouldn't be or somebody slipping past the firewall.</w:t>
      </w:r>
    </w:p>
    <w:p w14:paraId="13C3D379" w14:textId="7D308814" w:rsidR="14858F50" w:rsidRDefault="14858F50" w:rsidP="629EA13A">
      <w:pPr>
        <w:rPr>
          <w:color w:val="000000" w:themeColor="text1"/>
          <w:sz w:val="24"/>
          <w:szCs w:val="24"/>
        </w:rPr>
      </w:pPr>
    </w:p>
    <w:p w14:paraId="41A67A4F" w14:textId="1B166F84" w:rsidR="5ECBFA88" w:rsidRDefault="17019EFC" w:rsidP="00A57723">
      <w:pPr>
        <w:rPr>
          <w:color w:val="000000" w:themeColor="text1"/>
          <w:sz w:val="24"/>
          <w:szCs w:val="24"/>
        </w:rPr>
      </w:pPr>
      <w:r w:rsidRPr="00A57723">
        <w:rPr>
          <w:color w:val="000000" w:themeColor="text1"/>
          <w:sz w:val="24"/>
          <w:szCs w:val="24"/>
        </w:rPr>
        <w:t xml:space="preserve">        </w:t>
      </w:r>
      <w:r w:rsidRPr="134697FE">
        <w:rPr>
          <w:color w:val="000000" w:themeColor="text1"/>
          <w:sz w:val="24"/>
          <w:szCs w:val="24"/>
        </w:rPr>
        <w:t xml:space="preserve">3. </w:t>
      </w:r>
      <w:r w:rsidR="37FFD7E8" w:rsidRPr="00A57723">
        <w:rPr>
          <w:color w:val="000000" w:themeColor="text1"/>
          <w:sz w:val="24"/>
          <w:szCs w:val="24"/>
        </w:rPr>
        <w:t>Applying</w:t>
      </w:r>
      <w:r w:rsidR="5ECBFA88" w:rsidRPr="629EA13A">
        <w:rPr>
          <w:color w:val="000000" w:themeColor="text1"/>
          <w:sz w:val="24"/>
          <w:szCs w:val="24"/>
        </w:rPr>
        <w:t xml:space="preserve"> Mitigation</w:t>
      </w:r>
      <w:r w:rsidR="1B82ADA9" w:rsidRPr="629EA13A">
        <w:rPr>
          <w:color w:val="000000" w:themeColor="text1"/>
          <w:sz w:val="24"/>
          <w:szCs w:val="24"/>
        </w:rPr>
        <w:t xml:space="preserve"> Controls</w:t>
      </w:r>
    </w:p>
    <w:p w14:paraId="3ADE2453" w14:textId="234FEFFB" w:rsidR="14858F50" w:rsidRDefault="14858F50" w:rsidP="629EA13A">
      <w:pPr>
        <w:rPr>
          <w:color w:val="000000" w:themeColor="text1"/>
          <w:sz w:val="24"/>
          <w:szCs w:val="24"/>
        </w:rPr>
      </w:pPr>
    </w:p>
    <w:p w14:paraId="2CA7B70A" w14:textId="2DB69039" w:rsidR="5552C79B" w:rsidRDefault="5552C79B" w:rsidP="146F7698">
      <w:pPr>
        <w:pStyle w:val="ListParagraph"/>
        <w:numPr>
          <w:ilvl w:val="0"/>
          <w:numId w:val="46"/>
        </w:numPr>
        <w:rPr>
          <w:color w:val="000000" w:themeColor="text1"/>
        </w:rPr>
      </w:pPr>
      <w:r w:rsidRPr="4FF5807E">
        <w:rPr>
          <w:color w:val="000000" w:themeColor="text1"/>
        </w:rPr>
        <w:t>After finding risks, you should start applying controls such as patching systems</w:t>
      </w:r>
      <w:r w:rsidR="587A8770" w:rsidRPr="4FF5807E">
        <w:rPr>
          <w:color w:val="000000" w:themeColor="text1"/>
        </w:rPr>
        <w:t xml:space="preserve"> or</w:t>
      </w:r>
      <w:r w:rsidR="333DE93A" w:rsidRPr="4FF5807E">
        <w:rPr>
          <w:color w:val="000000" w:themeColor="text1"/>
        </w:rPr>
        <w:t xml:space="preserve"> updating</w:t>
      </w:r>
      <w:r w:rsidR="587A8770" w:rsidRPr="4FF5807E">
        <w:rPr>
          <w:color w:val="000000" w:themeColor="text1"/>
        </w:rPr>
        <w:t xml:space="preserve"> old software patches</w:t>
      </w:r>
      <w:r w:rsidR="54F3E7E3" w:rsidRPr="4FF5807E">
        <w:rPr>
          <w:color w:val="000000" w:themeColor="text1"/>
        </w:rPr>
        <w:t>.</w:t>
      </w:r>
      <w:r w:rsidR="587A8770" w:rsidRPr="4FF5807E">
        <w:rPr>
          <w:color w:val="000000" w:themeColor="text1"/>
        </w:rPr>
        <w:t xml:space="preserve"> you should start </w:t>
      </w:r>
      <w:r w:rsidR="240EE968" w:rsidRPr="4FF5807E">
        <w:rPr>
          <w:color w:val="000000" w:themeColor="text1"/>
        </w:rPr>
        <w:t>adding firewalls</w:t>
      </w:r>
      <w:r w:rsidRPr="4FF5807E">
        <w:rPr>
          <w:color w:val="000000" w:themeColor="text1"/>
        </w:rPr>
        <w:t>, encryption a</w:t>
      </w:r>
      <w:r w:rsidR="1B9E1CEC" w:rsidRPr="4FF5807E">
        <w:rPr>
          <w:color w:val="000000" w:themeColor="text1"/>
        </w:rPr>
        <w:t>nd enforcing access controls to block unauthorized users and protect sensitive data.</w:t>
      </w:r>
    </w:p>
    <w:p w14:paraId="232DA431" w14:textId="3490C23E" w:rsidR="0480BEEA" w:rsidRDefault="0480BEEA" w:rsidP="27687CB9">
      <w:pPr>
        <w:rPr>
          <w:color w:val="000000" w:themeColor="text1"/>
        </w:rPr>
      </w:pPr>
    </w:p>
    <w:p w14:paraId="3C966893" w14:textId="0A206DCB" w:rsidR="7593E4F9" w:rsidRDefault="7593E4F9" w:rsidP="01B7C5F3">
      <w:pPr>
        <w:jc w:val="center"/>
        <w:rPr>
          <w:color w:val="000000" w:themeColor="text1"/>
          <w:sz w:val="24"/>
          <w:szCs w:val="24"/>
        </w:rPr>
      </w:pPr>
      <w:r w:rsidRPr="01B7C5F3">
        <w:rPr>
          <w:color w:val="000000" w:themeColor="text1"/>
          <w:sz w:val="24"/>
          <w:szCs w:val="24"/>
        </w:rPr>
        <w:t>Mitigation Controls methods</w:t>
      </w:r>
    </w:p>
    <w:p w14:paraId="045D3ADA" w14:textId="39EFA616" w:rsidR="01B7C5F3" w:rsidRDefault="01B7C5F3" w:rsidP="01B7C5F3">
      <w:pPr>
        <w:rPr>
          <w:color w:val="000000" w:themeColor="text1"/>
        </w:rPr>
      </w:pPr>
    </w:p>
    <w:tbl>
      <w:tblPr>
        <w:tblStyle w:val="TableGrid"/>
        <w:tblW w:w="0" w:type="auto"/>
        <w:tblLook w:val="06A0" w:firstRow="1" w:lastRow="0" w:firstColumn="1" w:lastColumn="0" w:noHBand="1" w:noVBand="1"/>
      </w:tblPr>
      <w:tblGrid>
        <w:gridCol w:w="2335"/>
        <w:gridCol w:w="7015"/>
      </w:tblGrid>
      <w:tr w:rsidR="01B7C5F3" w14:paraId="69F2FB6F" w14:textId="77777777" w:rsidTr="01B7C5F3">
        <w:trPr>
          <w:trHeight w:val="645"/>
        </w:trPr>
        <w:tc>
          <w:tcPr>
            <w:tcW w:w="2335" w:type="dxa"/>
          </w:tcPr>
          <w:p w14:paraId="5CA9A556" w14:textId="0994A622" w:rsidR="01B7C5F3" w:rsidRDefault="01B7C5F3">
            <w:r w:rsidRPr="01B7C5F3">
              <w:rPr>
                <w:b/>
                <w:bCs/>
              </w:rPr>
              <w:t>ACL (Access Control Lists)</w:t>
            </w:r>
          </w:p>
          <w:p w14:paraId="0E4F8CE0" w14:textId="666EC0D0" w:rsidR="01B7C5F3" w:rsidRDefault="01B7C5F3" w:rsidP="01B7C5F3">
            <w:pPr>
              <w:rPr>
                <w:color w:val="000000" w:themeColor="text1"/>
                <w:sz w:val="24"/>
                <w:szCs w:val="24"/>
              </w:rPr>
            </w:pPr>
          </w:p>
        </w:tc>
        <w:tc>
          <w:tcPr>
            <w:tcW w:w="7015" w:type="dxa"/>
          </w:tcPr>
          <w:p w14:paraId="10B04A4D" w14:textId="653C9E18" w:rsidR="01B7C5F3" w:rsidRDefault="01B7C5F3" w:rsidP="01B7C5F3">
            <w:pPr>
              <w:rPr>
                <w:color w:val="000000" w:themeColor="text1"/>
              </w:rPr>
            </w:pPr>
            <w:r w:rsidRPr="01B7C5F3">
              <w:rPr>
                <w:color w:val="000000" w:themeColor="text1"/>
              </w:rPr>
              <w:t xml:space="preserve">Utilize ACLs to restrict access based on IP address or protocols, ACLs can be used to limit access to network resources. This aids in limiting </w:t>
            </w:r>
          </w:p>
          <w:p w14:paraId="10F27401" w14:textId="15AEA1D4" w:rsidR="01B7C5F3" w:rsidRDefault="01B7C5F3" w:rsidP="01B7C5F3">
            <w:pPr>
              <w:rPr>
                <w:color w:val="000000" w:themeColor="text1"/>
              </w:rPr>
            </w:pPr>
            <w:r w:rsidRPr="01B7C5F3">
              <w:rPr>
                <w:color w:val="000000" w:themeColor="text1"/>
              </w:rPr>
              <w:t>Unauthorized access.</w:t>
            </w:r>
          </w:p>
        </w:tc>
      </w:tr>
      <w:tr w:rsidR="01B7C5F3" w14:paraId="55DCFE69" w14:textId="77777777" w:rsidTr="01B7C5F3">
        <w:trPr>
          <w:trHeight w:val="300"/>
        </w:trPr>
        <w:tc>
          <w:tcPr>
            <w:tcW w:w="2335" w:type="dxa"/>
          </w:tcPr>
          <w:p w14:paraId="538B3F85" w14:textId="0273CF22" w:rsidR="01B7C5F3" w:rsidRDefault="01B7C5F3">
            <w:r w:rsidRPr="01B7C5F3">
              <w:rPr>
                <w:sz w:val="24"/>
                <w:szCs w:val="24"/>
              </w:rPr>
              <w:t>Security Zones</w:t>
            </w:r>
          </w:p>
        </w:tc>
        <w:tc>
          <w:tcPr>
            <w:tcW w:w="7015" w:type="dxa"/>
          </w:tcPr>
          <w:p w14:paraId="3FF96435" w14:textId="35E7E089" w:rsidR="01B7C5F3" w:rsidRDefault="01B7C5F3" w:rsidP="01B7C5F3">
            <w:pPr>
              <w:rPr>
                <w:color w:val="000000" w:themeColor="text1"/>
                <w:sz w:val="24"/>
                <w:szCs w:val="24"/>
              </w:rPr>
            </w:pPr>
            <w:r w:rsidRPr="01B7C5F3">
              <w:rPr>
                <w:color w:val="000000" w:themeColor="text1"/>
                <w:sz w:val="24"/>
                <w:szCs w:val="24"/>
              </w:rPr>
              <w:t>Dividing network access across zones and enhancing the overall level of security can be achieved by network segmenting into various security zones such as DMZ, internal and external.</w:t>
            </w:r>
          </w:p>
        </w:tc>
      </w:tr>
      <w:tr w:rsidR="01B7C5F3" w14:paraId="53ED14AE" w14:textId="77777777" w:rsidTr="01B7C5F3">
        <w:trPr>
          <w:trHeight w:val="300"/>
        </w:trPr>
        <w:tc>
          <w:tcPr>
            <w:tcW w:w="2335" w:type="dxa"/>
          </w:tcPr>
          <w:p w14:paraId="7C5B6ADE" w14:textId="339A6344" w:rsidR="01B7C5F3" w:rsidRDefault="01B7C5F3">
            <w:r w:rsidRPr="01B7C5F3">
              <w:rPr>
                <w:b/>
                <w:bCs/>
              </w:rPr>
              <w:t>Firewall</w:t>
            </w:r>
          </w:p>
          <w:p w14:paraId="41464257" w14:textId="791683AC" w:rsidR="01B7C5F3" w:rsidRDefault="01B7C5F3" w:rsidP="01B7C5F3">
            <w:pPr>
              <w:rPr>
                <w:color w:val="000000" w:themeColor="text1"/>
                <w:sz w:val="24"/>
                <w:szCs w:val="24"/>
              </w:rPr>
            </w:pPr>
          </w:p>
        </w:tc>
        <w:tc>
          <w:tcPr>
            <w:tcW w:w="7015" w:type="dxa"/>
          </w:tcPr>
          <w:p w14:paraId="4831856D" w14:textId="7EB7B31D" w:rsidR="01B7C5F3" w:rsidRDefault="01B7C5F3" w:rsidP="01B7C5F3">
            <w:pPr>
              <w:rPr>
                <w:color w:val="000000" w:themeColor="text1"/>
                <w:sz w:val="24"/>
                <w:szCs w:val="24"/>
              </w:rPr>
            </w:pPr>
            <w:r w:rsidRPr="01B7C5F3">
              <w:rPr>
                <w:color w:val="000000" w:themeColor="text1"/>
                <w:sz w:val="24"/>
                <w:szCs w:val="24"/>
              </w:rPr>
              <w:t>The firewall is a barrier between inner and outer networks and it controls and monitors traffic based on security rules.</w:t>
            </w:r>
          </w:p>
        </w:tc>
      </w:tr>
      <w:tr w:rsidR="01B7C5F3" w14:paraId="14FA3DFB" w14:textId="77777777" w:rsidTr="01B7C5F3">
        <w:trPr>
          <w:trHeight w:val="870"/>
        </w:trPr>
        <w:tc>
          <w:tcPr>
            <w:tcW w:w="2335" w:type="dxa"/>
          </w:tcPr>
          <w:p w14:paraId="7F530EC7" w14:textId="2F3B9697" w:rsidR="01B7C5F3" w:rsidRDefault="01B7C5F3">
            <w:r w:rsidRPr="01B7C5F3">
              <w:rPr>
                <w:sz w:val="24"/>
                <w:szCs w:val="24"/>
              </w:rPr>
              <w:t>IPS/IDS (Intrusion Prevention/Detection System)</w:t>
            </w:r>
          </w:p>
        </w:tc>
        <w:tc>
          <w:tcPr>
            <w:tcW w:w="7015" w:type="dxa"/>
          </w:tcPr>
          <w:p w14:paraId="0FA293E1" w14:textId="4EDC294F" w:rsidR="01B7C5F3" w:rsidRDefault="01B7C5F3" w:rsidP="01B7C5F3">
            <w:pPr>
              <w:rPr>
                <w:color w:val="000000" w:themeColor="text1"/>
                <w:sz w:val="24"/>
                <w:szCs w:val="24"/>
              </w:rPr>
            </w:pPr>
            <w:r w:rsidRPr="01B7C5F3">
              <w:rPr>
                <w:color w:val="000000" w:themeColor="text1"/>
                <w:sz w:val="24"/>
                <w:szCs w:val="24"/>
              </w:rPr>
              <w:t>Network activities are monitored by IDS for unusual activities and threats generating alerts. IPS blocks potential and upcoming threats in real time before they cause harm to the network.</w:t>
            </w:r>
          </w:p>
        </w:tc>
      </w:tr>
    </w:tbl>
    <w:p w14:paraId="3F6EB7B4" w14:textId="01340020" w:rsidR="01B7C5F3" w:rsidRDefault="01B7C5F3" w:rsidP="01B7C5F3">
      <w:pPr>
        <w:rPr>
          <w:color w:val="000000" w:themeColor="text1"/>
        </w:rPr>
      </w:pPr>
    </w:p>
    <w:p w14:paraId="2F900B0F" w14:textId="599995FE" w:rsidR="27687CB9" w:rsidRDefault="27687CB9" w:rsidP="27687CB9">
      <w:pPr>
        <w:rPr>
          <w:color w:val="000000" w:themeColor="text1"/>
        </w:rPr>
      </w:pPr>
    </w:p>
    <w:p w14:paraId="167CF5AD" w14:textId="111A018E" w:rsidR="27687CB9" w:rsidRDefault="27687CB9" w:rsidP="27687CB9">
      <w:pPr>
        <w:rPr>
          <w:color w:val="000000" w:themeColor="text1"/>
        </w:rPr>
      </w:pPr>
    </w:p>
    <w:p w14:paraId="2F7ED4EF" w14:textId="150CA519" w:rsidR="27687CB9" w:rsidRDefault="27687CB9" w:rsidP="27687CB9">
      <w:pPr>
        <w:rPr>
          <w:color w:val="000000" w:themeColor="text1"/>
        </w:rPr>
      </w:pPr>
    </w:p>
    <w:p w14:paraId="2C119535" w14:textId="203C7484" w:rsidR="27687CB9" w:rsidRDefault="27687CB9" w:rsidP="27687CB9">
      <w:pPr>
        <w:rPr>
          <w:color w:val="000000" w:themeColor="text1"/>
        </w:rPr>
      </w:pPr>
    </w:p>
    <w:p w14:paraId="2DEF2368" w14:textId="0D8219E6" w:rsidR="6B7D2665" w:rsidRDefault="6A956862" w:rsidP="6B7D2665">
      <w:pPr>
        <w:jc w:val="center"/>
        <w:rPr>
          <w:color w:val="000000" w:themeColor="text1"/>
          <w:sz w:val="24"/>
          <w:szCs w:val="24"/>
        </w:rPr>
      </w:pPr>
      <w:r w:rsidRPr="797B297A">
        <w:rPr>
          <w:color w:val="000000" w:themeColor="text1"/>
          <w:sz w:val="24"/>
          <w:szCs w:val="24"/>
        </w:rPr>
        <w:t xml:space="preserve">Risk assessment </w:t>
      </w:r>
      <w:r w:rsidRPr="6B7D2665">
        <w:rPr>
          <w:color w:val="000000" w:themeColor="text1"/>
          <w:sz w:val="24"/>
          <w:szCs w:val="24"/>
        </w:rPr>
        <w:t>matrix</w:t>
      </w:r>
    </w:p>
    <w:p w14:paraId="5123DA00" w14:textId="356689AA" w:rsidR="24E43637" w:rsidRDefault="24E43637" w:rsidP="24E43637">
      <w:pPr>
        <w:jc w:val="center"/>
        <w:rPr>
          <w:color w:val="000000" w:themeColor="text1"/>
          <w:sz w:val="24"/>
          <w:szCs w:val="24"/>
        </w:rPr>
      </w:pPr>
    </w:p>
    <w:p w14:paraId="110FC0E7" w14:textId="5B370A31" w:rsidR="24E43637" w:rsidRDefault="6A956862" w:rsidP="3B07042D">
      <w:pPr>
        <w:rPr>
          <w:color w:val="000000" w:themeColor="text1"/>
        </w:rPr>
      </w:pPr>
      <w:r w:rsidRPr="7A67046B">
        <w:rPr>
          <w:color w:val="000000" w:themeColor="text1"/>
        </w:rPr>
        <w:t>This matrix aims</w:t>
      </w:r>
      <w:r w:rsidR="571611BE" w:rsidRPr="5F1A1EEF">
        <w:rPr>
          <w:color w:val="000000" w:themeColor="text1"/>
        </w:rPr>
        <w:t xml:space="preserve"> </w:t>
      </w:r>
      <w:r w:rsidR="571611BE" w:rsidRPr="70407999">
        <w:rPr>
          <w:color w:val="000000" w:themeColor="text1"/>
        </w:rPr>
        <w:t xml:space="preserve">to </w:t>
      </w:r>
      <w:r w:rsidR="571611BE" w:rsidRPr="0F01D439">
        <w:rPr>
          <w:color w:val="000000" w:themeColor="text1"/>
        </w:rPr>
        <w:t xml:space="preserve">prioritize </w:t>
      </w:r>
      <w:r w:rsidR="571611BE" w:rsidRPr="5C2EBA89">
        <w:rPr>
          <w:color w:val="000000" w:themeColor="text1"/>
        </w:rPr>
        <w:t xml:space="preserve">security </w:t>
      </w:r>
      <w:r w:rsidR="571611BE" w:rsidRPr="55BF4B19">
        <w:rPr>
          <w:color w:val="000000" w:themeColor="text1"/>
        </w:rPr>
        <w:t xml:space="preserve">risks </w:t>
      </w:r>
      <w:r w:rsidR="571611BE" w:rsidRPr="4B623937">
        <w:rPr>
          <w:color w:val="000000" w:themeColor="text1"/>
        </w:rPr>
        <w:t xml:space="preserve">within the </w:t>
      </w:r>
      <w:r w:rsidR="571611BE" w:rsidRPr="10951CB6">
        <w:rPr>
          <w:color w:val="000000" w:themeColor="text1"/>
        </w:rPr>
        <w:t xml:space="preserve">gulf </w:t>
      </w:r>
      <w:r w:rsidR="571611BE" w:rsidRPr="1E3F744C">
        <w:rPr>
          <w:color w:val="000000" w:themeColor="text1"/>
        </w:rPr>
        <w:t xml:space="preserve">tech </w:t>
      </w:r>
      <w:r w:rsidR="571611BE" w:rsidRPr="1317A5AA">
        <w:rPr>
          <w:color w:val="000000" w:themeColor="text1"/>
        </w:rPr>
        <w:t>solutions</w:t>
      </w:r>
      <w:r w:rsidR="571611BE" w:rsidRPr="72C8E36B">
        <w:rPr>
          <w:color w:val="000000" w:themeColor="text1"/>
        </w:rPr>
        <w:t>,</w:t>
      </w:r>
      <w:r w:rsidR="571611BE" w:rsidRPr="4ED08069">
        <w:rPr>
          <w:color w:val="000000" w:themeColor="text1"/>
        </w:rPr>
        <w:t xml:space="preserve"> </w:t>
      </w:r>
      <w:r w:rsidR="571611BE" w:rsidRPr="5DF1E261">
        <w:rPr>
          <w:color w:val="000000" w:themeColor="text1"/>
        </w:rPr>
        <w:t>By s</w:t>
      </w:r>
      <w:r w:rsidR="55ED3BDD" w:rsidRPr="5DF1E261">
        <w:rPr>
          <w:color w:val="000000" w:themeColor="text1"/>
        </w:rPr>
        <w:t xml:space="preserve">howing </w:t>
      </w:r>
      <w:r w:rsidR="55ED3BDD" w:rsidRPr="09D51758">
        <w:rPr>
          <w:color w:val="000000" w:themeColor="text1"/>
        </w:rPr>
        <w:t xml:space="preserve">and </w:t>
      </w:r>
      <w:r w:rsidR="3572AD31" w:rsidRPr="32DF1CA7">
        <w:rPr>
          <w:color w:val="000000" w:themeColor="text1"/>
        </w:rPr>
        <w:t xml:space="preserve">explaining </w:t>
      </w:r>
      <w:r w:rsidR="55ED3BDD" w:rsidRPr="32DF1CA7">
        <w:rPr>
          <w:color w:val="000000" w:themeColor="text1"/>
        </w:rPr>
        <w:t>the</w:t>
      </w:r>
      <w:r w:rsidR="55ED3BDD" w:rsidRPr="1DEC051E">
        <w:rPr>
          <w:color w:val="000000" w:themeColor="text1"/>
        </w:rPr>
        <w:t xml:space="preserve"> </w:t>
      </w:r>
      <w:r w:rsidR="55ED3BDD" w:rsidRPr="0A14B625">
        <w:rPr>
          <w:color w:val="000000" w:themeColor="text1"/>
        </w:rPr>
        <w:t>impact</w:t>
      </w:r>
      <w:r w:rsidR="55ED3BDD" w:rsidRPr="49725185">
        <w:rPr>
          <w:color w:val="000000" w:themeColor="text1"/>
        </w:rPr>
        <w:t xml:space="preserve">, </w:t>
      </w:r>
      <w:r w:rsidR="55ED3BDD" w:rsidRPr="00930CD7">
        <w:rPr>
          <w:color w:val="000000" w:themeColor="text1"/>
        </w:rPr>
        <w:t>likelihood</w:t>
      </w:r>
      <w:r w:rsidR="55ED3BDD" w:rsidRPr="46D7A784">
        <w:rPr>
          <w:color w:val="000000" w:themeColor="text1"/>
        </w:rPr>
        <w:t xml:space="preserve"> and Risk </w:t>
      </w:r>
      <w:r w:rsidR="55ED3BDD" w:rsidRPr="2B945A7C">
        <w:rPr>
          <w:color w:val="000000" w:themeColor="text1"/>
        </w:rPr>
        <w:t xml:space="preserve">level </w:t>
      </w:r>
      <w:r w:rsidR="55ED3BDD" w:rsidRPr="0CA161DF">
        <w:rPr>
          <w:color w:val="000000" w:themeColor="text1"/>
        </w:rPr>
        <w:t xml:space="preserve">of </w:t>
      </w:r>
      <w:r w:rsidR="55ED3BDD" w:rsidRPr="20557C0F">
        <w:rPr>
          <w:color w:val="000000" w:themeColor="text1"/>
        </w:rPr>
        <w:t xml:space="preserve">potential threats </w:t>
      </w:r>
      <w:r w:rsidR="55ED3BDD" w:rsidRPr="41FFC49B">
        <w:rPr>
          <w:color w:val="000000" w:themeColor="text1"/>
        </w:rPr>
        <w:t>to</w:t>
      </w:r>
      <w:r w:rsidR="55ED3BDD" w:rsidRPr="58605354">
        <w:rPr>
          <w:color w:val="000000" w:themeColor="text1"/>
        </w:rPr>
        <w:t xml:space="preserve"> the </w:t>
      </w:r>
      <w:r w:rsidR="55ED3BDD" w:rsidRPr="5FAA751A">
        <w:rPr>
          <w:color w:val="000000" w:themeColor="text1"/>
        </w:rPr>
        <w:t xml:space="preserve">company </w:t>
      </w:r>
      <w:r w:rsidR="4D5751E2" w:rsidRPr="36EA6F4F">
        <w:rPr>
          <w:color w:val="000000" w:themeColor="text1"/>
        </w:rPr>
        <w:t>infrastructure</w:t>
      </w:r>
      <w:r w:rsidR="67921CA3" w:rsidRPr="3E56DC07">
        <w:rPr>
          <w:color w:val="000000" w:themeColor="text1"/>
        </w:rPr>
        <w:t xml:space="preserve"> </w:t>
      </w:r>
      <w:r w:rsidR="67921CA3" w:rsidRPr="06543443">
        <w:rPr>
          <w:color w:val="000000" w:themeColor="text1"/>
        </w:rPr>
        <w:t xml:space="preserve">with </w:t>
      </w:r>
      <w:r w:rsidR="67921CA3" w:rsidRPr="47DFE948">
        <w:rPr>
          <w:color w:val="000000" w:themeColor="text1"/>
        </w:rPr>
        <w:t xml:space="preserve">mitigation </w:t>
      </w:r>
      <w:r w:rsidR="67921CA3" w:rsidRPr="21D886DD">
        <w:rPr>
          <w:color w:val="000000" w:themeColor="text1"/>
        </w:rPr>
        <w:t>controls.</w:t>
      </w:r>
    </w:p>
    <w:p w14:paraId="455FBC66" w14:textId="0DC6A1B9" w:rsidR="3EDD3315" w:rsidRDefault="3EDD3315" w:rsidP="3EDD3315">
      <w:pPr>
        <w:rPr>
          <w:color w:val="000000" w:themeColor="text1"/>
        </w:rPr>
      </w:pPr>
    </w:p>
    <w:p w14:paraId="0B5421DD" w14:textId="66FFC9A2" w:rsidR="3EDD3315" w:rsidRDefault="78422CFD" w:rsidP="237A4916">
      <w:pPr>
        <w:jc w:val="center"/>
      </w:pPr>
      <w:r w:rsidRPr="237A4916">
        <w:rPr>
          <w:sz w:val="24"/>
          <w:szCs w:val="24"/>
        </w:rPr>
        <w:t>Risk Assessment Criteria</w:t>
      </w:r>
    </w:p>
    <w:p w14:paraId="22A8298F" w14:textId="688FAF34" w:rsidR="0E385DED" w:rsidRDefault="0E385DED" w:rsidP="0E385DED">
      <w:pPr>
        <w:jc w:val="center"/>
        <w:rPr>
          <w:sz w:val="24"/>
          <w:szCs w:val="24"/>
        </w:rPr>
      </w:pPr>
    </w:p>
    <w:p w14:paraId="6AF49584" w14:textId="0F7B3FFC" w:rsidR="0E385DED" w:rsidRDefault="67E07460" w:rsidP="4CA7E67E">
      <w:pPr>
        <w:rPr>
          <w:sz w:val="24"/>
          <w:szCs w:val="24"/>
        </w:rPr>
      </w:pPr>
      <w:r w:rsidRPr="5439D2D8">
        <w:rPr>
          <w:sz w:val="24"/>
          <w:szCs w:val="24"/>
        </w:rPr>
        <w:t xml:space="preserve">Impact </w:t>
      </w:r>
      <w:r w:rsidRPr="317AE634">
        <w:rPr>
          <w:sz w:val="24"/>
          <w:szCs w:val="24"/>
        </w:rPr>
        <w:t>Scale</w:t>
      </w:r>
      <w:r w:rsidRPr="215764D3">
        <w:rPr>
          <w:sz w:val="24"/>
          <w:szCs w:val="24"/>
        </w:rPr>
        <w:t>:</w:t>
      </w:r>
    </w:p>
    <w:p w14:paraId="7C3A9162" w14:textId="456B2068" w:rsidR="66E05E98" w:rsidRDefault="67E07460" w:rsidP="19EA32F3">
      <w:pPr>
        <w:pStyle w:val="ListParagraph"/>
        <w:numPr>
          <w:ilvl w:val="0"/>
          <w:numId w:val="59"/>
        </w:numPr>
        <w:rPr>
          <w:sz w:val="24"/>
          <w:szCs w:val="24"/>
        </w:rPr>
      </w:pPr>
      <w:r w:rsidRPr="6B810433">
        <w:rPr>
          <w:b/>
          <w:bCs/>
          <w:color w:val="4A4D10"/>
          <w:sz w:val="24"/>
          <w:szCs w:val="24"/>
        </w:rPr>
        <w:t>Low (1)</w:t>
      </w:r>
      <w:r w:rsidRPr="215764D3">
        <w:rPr>
          <w:sz w:val="24"/>
          <w:szCs w:val="24"/>
        </w:rPr>
        <w:t>: Minimal impact on operations</w:t>
      </w:r>
      <w:r w:rsidR="2AD0D185" w:rsidRPr="46512CA5">
        <w:rPr>
          <w:sz w:val="24"/>
          <w:szCs w:val="24"/>
        </w:rPr>
        <w:t>.</w:t>
      </w:r>
    </w:p>
    <w:p w14:paraId="0FEF4FCF" w14:textId="299B18FB" w:rsidR="06E66BEA" w:rsidRDefault="67E07460" w:rsidP="06E66BEA">
      <w:pPr>
        <w:pStyle w:val="ListParagraph"/>
        <w:numPr>
          <w:ilvl w:val="0"/>
          <w:numId w:val="59"/>
        </w:numPr>
      </w:pPr>
      <w:r w:rsidRPr="0C8FD9E4">
        <w:rPr>
          <w:b/>
          <w:bCs/>
          <w:color w:val="979932"/>
        </w:rPr>
        <w:t>Medium (2)</w:t>
      </w:r>
      <w:r w:rsidRPr="670D3F88">
        <w:t>: Moderate impact on operations</w:t>
      </w:r>
      <w:r w:rsidR="3981D841" w:rsidRPr="0890955D">
        <w:t>.</w:t>
      </w:r>
    </w:p>
    <w:p w14:paraId="4BD46561" w14:textId="4E426867" w:rsidR="579CA63A" w:rsidRDefault="67E07460" w:rsidP="579CA63A">
      <w:pPr>
        <w:pStyle w:val="ListParagraph"/>
        <w:numPr>
          <w:ilvl w:val="0"/>
          <w:numId w:val="59"/>
        </w:numPr>
      </w:pPr>
      <w:r w:rsidRPr="46C1B974">
        <w:rPr>
          <w:b/>
          <w:bCs/>
          <w:color w:val="FF7373"/>
        </w:rPr>
        <w:t>High (3)</w:t>
      </w:r>
      <w:r w:rsidRPr="25BC8720">
        <w:t>: Severe impact</w:t>
      </w:r>
      <w:r w:rsidR="406086C4" w:rsidRPr="36885C76">
        <w:t xml:space="preserve"> on </w:t>
      </w:r>
      <w:r w:rsidR="406086C4" w:rsidRPr="082BD35F">
        <w:t>operations.</w:t>
      </w:r>
    </w:p>
    <w:p w14:paraId="15FE1FCC" w14:textId="763340D2" w:rsidR="50AF10F6" w:rsidRDefault="67E07460" w:rsidP="50AF10F6">
      <w:r w:rsidRPr="683FF4BA">
        <w:t>Likelihood Scale</w:t>
      </w:r>
      <w:r w:rsidRPr="11AEC963">
        <w:t>:</w:t>
      </w:r>
    </w:p>
    <w:p w14:paraId="42743995" w14:textId="20808CBA" w:rsidR="12F52AE3" w:rsidRDefault="67E07460" w:rsidP="12F52AE3">
      <w:pPr>
        <w:pStyle w:val="ListParagraph"/>
        <w:numPr>
          <w:ilvl w:val="0"/>
          <w:numId w:val="60"/>
        </w:numPr>
      </w:pPr>
      <w:r w:rsidRPr="532FC671">
        <w:rPr>
          <w:b/>
          <w:bCs/>
          <w:color w:val="4A4D10"/>
        </w:rPr>
        <w:t>Low (1)</w:t>
      </w:r>
      <w:r w:rsidRPr="7222B702">
        <w:t>: Unlikely to happen</w:t>
      </w:r>
      <w:r w:rsidR="2B3E3F2C" w:rsidRPr="179C9344">
        <w:t>.</w:t>
      </w:r>
    </w:p>
    <w:p w14:paraId="4617CB73" w14:textId="3445646E" w:rsidR="51F4B87B" w:rsidRDefault="67E07460" w:rsidP="51F4B87B">
      <w:pPr>
        <w:pStyle w:val="ListParagraph"/>
        <w:numPr>
          <w:ilvl w:val="0"/>
          <w:numId w:val="60"/>
        </w:numPr>
      </w:pPr>
      <w:r w:rsidRPr="07AA91F5">
        <w:rPr>
          <w:b/>
          <w:bCs/>
          <w:color w:val="979932"/>
        </w:rPr>
        <w:t>Medium (2</w:t>
      </w:r>
      <w:r w:rsidRPr="3E58339E">
        <w:rPr>
          <w:b/>
          <w:bCs/>
        </w:rPr>
        <w:t>)</w:t>
      </w:r>
      <w:r w:rsidRPr="3E58339E">
        <w:t>: Occasional threat</w:t>
      </w:r>
      <w:r w:rsidR="1BDF5895" w:rsidRPr="179C9344">
        <w:t>.</w:t>
      </w:r>
    </w:p>
    <w:p w14:paraId="0FAFE3E4" w14:textId="42CC35DE" w:rsidR="3EDD3315" w:rsidRDefault="67E07460" w:rsidP="4AF88B42">
      <w:pPr>
        <w:pStyle w:val="ListParagraph"/>
        <w:numPr>
          <w:ilvl w:val="0"/>
          <w:numId w:val="60"/>
        </w:numPr>
      </w:pPr>
      <w:r w:rsidRPr="25EDC6C1">
        <w:rPr>
          <w:b/>
          <w:bCs/>
          <w:color w:val="FF7373"/>
        </w:rPr>
        <w:t>High (3)</w:t>
      </w:r>
      <w:r w:rsidRPr="25EDC6C1">
        <w:rPr>
          <w:color w:val="FF7373"/>
        </w:rPr>
        <w:t>:</w:t>
      </w:r>
      <w:r w:rsidRPr="4AF88B42">
        <w:t xml:space="preserve"> Likely to occur based on </w:t>
      </w:r>
      <w:r w:rsidRPr="6A9068FE">
        <w:t xml:space="preserve">the </w:t>
      </w:r>
      <w:r w:rsidRPr="72C49E3E">
        <w:t xml:space="preserve">current </w:t>
      </w:r>
      <w:r w:rsidRPr="43465794">
        <w:t xml:space="preserve">security </w:t>
      </w:r>
      <w:r w:rsidRPr="2A367367">
        <w:t>measures</w:t>
      </w:r>
    </w:p>
    <w:p w14:paraId="5C9A2190" w14:textId="01951328" w:rsidR="0AC88E6C" w:rsidRDefault="0AC88E6C" w:rsidP="0AC88E6C">
      <w:pPr>
        <w:pStyle w:val="ListParagraph"/>
      </w:pPr>
    </w:p>
    <w:p w14:paraId="591E11CB" w14:textId="319DC81C" w:rsidR="0AC88E6C" w:rsidRDefault="0AC88E6C" w:rsidP="7A565FF6">
      <w:pPr>
        <w:pStyle w:val="ListParagraph"/>
      </w:pPr>
    </w:p>
    <w:p w14:paraId="7F784D49" w14:textId="238D3015" w:rsidR="1F60E69E" w:rsidRDefault="4092FB6C" w:rsidP="0AC88E6C">
      <w:r w:rsidRPr="51B5CA53">
        <w:t>Risk Level Calculation</w:t>
      </w:r>
      <w:r w:rsidRPr="4BC6F240">
        <w:t>:</w:t>
      </w:r>
    </w:p>
    <w:p w14:paraId="110674B7" w14:textId="46E45BE5" w:rsidR="2C43B569" w:rsidRDefault="4092FB6C" w:rsidP="2C43B569">
      <w:r w:rsidRPr="69E47F25">
        <w:t>Risk Level</w:t>
      </w:r>
      <w:r w:rsidRPr="26F4EF55">
        <w:t xml:space="preserve"> = </w:t>
      </w:r>
      <w:r w:rsidRPr="69E47F25">
        <w:t>Impact</w:t>
      </w:r>
      <w:r w:rsidRPr="26F4EF55">
        <w:t xml:space="preserve"> × </w:t>
      </w:r>
      <w:r w:rsidRPr="69E47F25">
        <w:t>Likelihood</w:t>
      </w:r>
    </w:p>
    <w:p w14:paraId="36EFDE46" w14:textId="3A6D60BE" w:rsidR="5506B15E" w:rsidRDefault="5506B15E" w:rsidP="5506B15E"/>
    <w:p w14:paraId="12D76602" w14:textId="6868CB47" w:rsidR="0D6190DB" w:rsidRDefault="1E152E3F" w:rsidP="0D6190DB">
      <w:r w:rsidRPr="42FD7DB9">
        <w:t>Risk Level:</w:t>
      </w:r>
    </w:p>
    <w:p w14:paraId="40A4DB03" w14:textId="6BB67C80" w:rsidR="42FD7DB9" w:rsidRDefault="1E152E3F" w:rsidP="14468846">
      <w:pPr>
        <w:pStyle w:val="ListParagraph"/>
        <w:numPr>
          <w:ilvl w:val="0"/>
          <w:numId w:val="65"/>
        </w:numPr>
      </w:pPr>
      <w:r w:rsidRPr="7B17B1E4">
        <w:rPr>
          <w:b/>
          <w:bCs/>
          <w:color w:val="4A4D10"/>
        </w:rPr>
        <w:t>Low (1-3)</w:t>
      </w:r>
      <w:r w:rsidR="6E70D42E" w:rsidRPr="4BF595B4">
        <w:rPr>
          <w:b/>
          <w:bCs/>
        </w:rPr>
        <w:t>:</w:t>
      </w:r>
      <w:r w:rsidR="6E70D42E" w:rsidRPr="70808A9B">
        <w:rPr>
          <w:b/>
          <w:bCs/>
        </w:rPr>
        <w:t xml:space="preserve"> </w:t>
      </w:r>
      <w:r w:rsidR="6E70D42E" w:rsidRPr="70808A9B">
        <w:t>Minimal risk</w:t>
      </w:r>
      <w:r w:rsidR="3400CFF8" w:rsidRPr="14A921B0">
        <w:t>.</w:t>
      </w:r>
    </w:p>
    <w:p w14:paraId="5D05F68E" w14:textId="1ACFBC6A" w:rsidR="7A3DE0D2" w:rsidRDefault="1E152E3F" w:rsidP="7A3DE0D2">
      <w:pPr>
        <w:pStyle w:val="ListParagraph"/>
        <w:numPr>
          <w:ilvl w:val="0"/>
          <w:numId w:val="65"/>
        </w:numPr>
      </w:pPr>
      <w:r w:rsidRPr="2C9D5717">
        <w:rPr>
          <w:b/>
          <w:bCs/>
          <w:color w:val="979932"/>
        </w:rPr>
        <w:t>Medium (4-6)</w:t>
      </w:r>
      <w:r w:rsidR="6F021969" w:rsidRPr="37FF0A58">
        <w:rPr>
          <w:b/>
          <w:bCs/>
        </w:rPr>
        <w:t>:</w:t>
      </w:r>
      <w:r w:rsidR="6F021969" w:rsidRPr="6C208405">
        <w:rPr>
          <w:b/>
          <w:bCs/>
        </w:rPr>
        <w:t xml:space="preserve"> </w:t>
      </w:r>
      <w:r w:rsidR="6F021969" w:rsidRPr="1B7A9A2F">
        <w:t>Moderate risk</w:t>
      </w:r>
      <w:r w:rsidR="7AC00618" w:rsidRPr="46DF48D0">
        <w:t>.</w:t>
      </w:r>
    </w:p>
    <w:p w14:paraId="1D4DA809" w14:textId="7C8A27A2" w:rsidR="3438C703" w:rsidRDefault="1E152E3F" w:rsidP="3438C703">
      <w:pPr>
        <w:pStyle w:val="ListParagraph"/>
        <w:numPr>
          <w:ilvl w:val="0"/>
          <w:numId w:val="65"/>
        </w:numPr>
      </w:pPr>
      <w:r w:rsidRPr="07FD7436">
        <w:rPr>
          <w:b/>
          <w:bCs/>
          <w:color w:val="FF7373"/>
        </w:rPr>
        <w:t>High (7-9)</w:t>
      </w:r>
      <w:r w:rsidR="6E74B2FC" w:rsidRPr="219126BD">
        <w:rPr>
          <w:b/>
          <w:bCs/>
        </w:rPr>
        <w:t>:</w:t>
      </w:r>
      <w:r w:rsidR="6E74B2FC" w:rsidRPr="49225917">
        <w:rPr>
          <w:b/>
          <w:bCs/>
        </w:rPr>
        <w:t xml:space="preserve"> </w:t>
      </w:r>
      <w:r w:rsidR="6E74B2FC" w:rsidRPr="3CF0ECE5">
        <w:t>High risk</w:t>
      </w:r>
      <w:r w:rsidR="63B136EC" w:rsidRPr="62CCB061">
        <w:t>.</w:t>
      </w:r>
    </w:p>
    <w:p w14:paraId="2FED24A6" w14:textId="28FDFE03" w:rsidR="6DAAE342" w:rsidRDefault="6DAAE342" w:rsidP="3953E57E">
      <w:pPr>
        <w:rPr>
          <w:b/>
          <w:bCs/>
        </w:rPr>
      </w:pPr>
    </w:p>
    <w:p w14:paraId="3C2B1964" w14:textId="22EFF259" w:rsidR="3953E57E" w:rsidRDefault="3953E57E" w:rsidP="3953E57E"/>
    <w:p w14:paraId="09B9C4E2" w14:textId="451A8E07" w:rsidR="3953E57E" w:rsidRDefault="3953E57E" w:rsidP="3953E57E"/>
    <w:p w14:paraId="7A220B6A" w14:textId="45EFF225" w:rsidR="34FB2244" w:rsidRDefault="34FB2244"/>
    <w:tbl>
      <w:tblPr>
        <w:tblW w:w="0" w:type="auto"/>
        <w:tblLook w:val="06A0" w:firstRow="1" w:lastRow="0" w:firstColumn="1" w:lastColumn="0" w:noHBand="1" w:noVBand="1"/>
      </w:tblPr>
      <w:tblGrid>
        <w:gridCol w:w="345"/>
      </w:tblGrid>
      <w:tr w:rsidR="7593AF2B" w14:paraId="0E2540B8" w14:textId="77777777" w:rsidTr="67D23D5E">
        <w:trPr>
          <w:trHeight w:val="300"/>
        </w:trPr>
        <w:tc>
          <w:tcPr>
            <w:tcW w:w="345" w:type="dxa"/>
            <w:vAlign w:val="center"/>
          </w:tcPr>
          <w:p w14:paraId="2AD5F987" w14:textId="07ACFA0E" w:rsidR="7593AF2B" w:rsidRDefault="7593AF2B" w:rsidP="7593AF2B">
            <w:pPr>
              <w:jc w:val="center"/>
            </w:pPr>
          </w:p>
        </w:tc>
      </w:tr>
    </w:tbl>
    <w:p w14:paraId="12D0F8CE" w14:textId="3C8362ED" w:rsidR="7776E98C" w:rsidRDefault="7776E98C" w:rsidP="68CC098B"/>
    <w:p w14:paraId="1BCE82CC" w14:textId="6F3154A7" w:rsidR="46043700" w:rsidRDefault="46043700" w:rsidP="46043700"/>
    <w:tbl>
      <w:tblPr>
        <w:tblStyle w:val="TableGrid"/>
        <w:tblW w:w="9350" w:type="dxa"/>
        <w:tblLook w:val="06A0" w:firstRow="1" w:lastRow="0" w:firstColumn="1" w:lastColumn="0" w:noHBand="1" w:noVBand="1"/>
      </w:tblPr>
      <w:tblGrid>
        <w:gridCol w:w="2145"/>
        <w:gridCol w:w="1595"/>
        <w:gridCol w:w="1870"/>
        <w:gridCol w:w="1870"/>
        <w:gridCol w:w="1870"/>
      </w:tblGrid>
      <w:tr w:rsidR="51D21951" w14:paraId="6487CA24" w14:textId="77777777" w:rsidTr="22FD8308">
        <w:trPr>
          <w:trHeight w:val="403"/>
        </w:trPr>
        <w:tc>
          <w:tcPr>
            <w:tcW w:w="2145" w:type="dxa"/>
          </w:tcPr>
          <w:p w14:paraId="19C8A804" w14:textId="5C75E622" w:rsidR="51D21951" w:rsidRDefault="6A956862" w:rsidP="51D21951">
            <w:pPr>
              <w:rPr>
                <w:color w:val="000000" w:themeColor="text1"/>
              </w:rPr>
            </w:pPr>
            <w:r w:rsidRPr="3EDD3315">
              <w:rPr>
                <w:color w:val="000000" w:themeColor="text1"/>
              </w:rPr>
              <w:t>Th</w:t>
            </w:r>
            <w:r w:rsidR="33F649DE" w:rsidRPr="3EDD3315">
              <w:rPr>
                <w:color w:val="000000" w:themeColor="text1"/>
              </w:rPr>
              <w:t>reat/Vulnerability</w:t>
            </w:r>
          </w:p>
        </w:tc>
        <w:tc>
          <w:tcPr>
            <w:tcW w:w="1595" w:type="dxa"/>
          </w:tcPr>
          <w:p w14:paraId="27925DB3" w14:textId="7A88A52A" w:rsidR="51D21951" w:rsidRDefault="3C16AE62" w:rsidP="4377030D">
            <w:pPr>
              <w:jc w:val="center"/>
              <w:rPr>
                <w:color w:val="000000" w:themeColor="text1"/>
              </w:rPr>
            </w:pPr>
            <w:r w:rsidRPr="0C0A7958">
              <w:rPr>
                <w:color w:val="000000" w:themeColor="text1"/>
              </w:rPr>
              <w:t>Impact</w:t>
            </w:r>
          </w:p>
        </w:tc>
        <w:tc>
          <w:tcPr>
            <w:tcW w:w="1870" w:type="dxa"/>
          </w:tcPr>
          <w:p w14:paraId="7F9A3E1F" w14:textId="179B8EAB" w:rsidR="51D21951" w:rsidRDefault="3C16AE62" w:rsidP="48030534">
            <w:pPr>
              <w:jc w:val="center"/>
              <w:rPr>
                <w:color w:val="000000" w:themeColor="text1"/>
              </w:rPr>
            </w:pPr>
            <w:r w:rsidRPr="3DF76800">
              <w:rPr>
                <w:color w:val="000000" w:themeColor="text1"/>
              </w:rPr>
              <w:t>Likelihood</w:t>
            </w:r>
          </w:p>
        </w:tc>
        <w:tc>
          <w:tcPr>
            <w:tcW w:w="1870" w:type="dxa"/>
          </w:tcPr>
          <w:p w14:paraId="573351DB" w14:textId="1188257C" w:rsidR="51D21951" w:rsidRDefault="3C16AE62" w:rsidP="1E134664">
            <w:pPr>
              <w:jc w:val="center"/>
              <w:rPr>
                <w:color w:val="000000" w:themeColor="text1"/>
              </w:rPr>
            </w:pPr>
            <w:r w:rsidRPr="20B5EC87">
              <w:rPr>
                <w:color w:val="000000" w:themeColor="text1"/>
              </w:rPr>
              <w:t>Risk level</w:t>
            </w:r>
          </w:p>
        </w:tc>
        <w:tc>
          <w:tcPr>
            <w:tcW w:w="1870" w:type="dxa"/>
          </w:tcPr>
          <w:p w14:paraId="7C3F87A9" w14:textId="34930B9A" w:rsidR="51D21951" w:rsidRDefault="3C16AE62" w:rsidP="70DE7C00">
            <w:pPr>
              <w:jc w:val="center"/>
              <w:rPr>
                <w:color w:val="000000" w:themeColor="text1"/>
              </w:rPr>
            </w:pPr>
            <w:r w:rsidRPr="530E4CFB">
              <w:rPr>
                <w:color w:val="000000" w:themeColor="text1"/>
              </w:rPr>
              <w:t>Mitigation</w:t>
            </w:r>
          </w:p>
        </w:tc>
      </w:tr>
      <w:tr w:rsidR="51D21951" w14:paraId="492D8E19" w14:textId="77777777" w:rsidTr="3EDD3315">
        <w:trPr>
          <w:trHeight w:val="300"/>
        </w:trPr>
        <w:tc>
          <w:tcPr>
            <w:tcW w:w="2145" w:type="dxa"/>
          </w:tcPr>
          <w:p w14:paraId="4CDEBED0" w14:textId="30C0CBE1" w:rsidR="51D21951" w:rsidRDefault="3C16AE62" w:rsidP="51D21951">
            <w:pPr>
              <w:rPr>
                <w:color w:val="000000" w:themeColor="text1"/>
              </w:rPr>
            </w:pPr>
            <w:r w:rsidRPr="1F202BF6">
              <w:rPr>
                <w:color w:val="000000" w:themeColor="text1"/>
              </w:rPr>
              <w:t xml:space="preserve">Weak VPN </w:t>
            </w:r>
            <w:r w:rsidRPr="3C9E96FF">
              <w:rPr>
                <w:color w:val="000000" w:themeColor="text1"/>
              </w:rPr>
              <w:t>Connectivity</w:t>
            </w:r>
          </w:p>
        </w:tc>
        <w:tc>
          <w:tcPr>
            <w:tcW w:w="1595" w:type="dxa"/>
          </w:tcPr>
          <w:p w14:paraId="7F15169F" w14:textId="5A54746A" w:rsidR="51D21951" w:rsidRDefault="3C16AE62" w:rsidP="345825E0">
            <w:pPr>
              <w:jc w:val="center"/>
              <w:rPr>
                <w:color w:val="FF7373"/>
              </w:rPr>
            </w:pPr>
            <w:r w:rsidRPr="22FD8308">
              <w:rPr>
                <w:color w:val="FF7373"/>
              </w:rPr>
              <w:t>High (3)</w:t>
            </w:r>
          </w:p>
        </w:tc>
        <w:tc>
          <w:tcPr>
            <w:tcW w:w="1870" w:type="dxa"/>
          </w:tcPr>
          <w:p w14:paraId="1A311354" w14:textId="778A1279" w:rsidR="51D21951" w:rsidRDefault="77FF95FF" w:rsidP="0B9F6EAA">
            <w:pPr>
              <w:jc w:val="center"/>
              <w:rPr>
                <w:color w:val="FF7373"/>
              </w:rPr>
            </w:pPr>
            <w:r w:rsidRPr="571621C6">
              <w:rPr>
                <w:color w:val="FF7373"/>
              </w:rPr>
              <w:t>High (3)</w:t>
            </w:r>
          </w:p>
        </w:tc>
        <w:tc>
          <w:tcPr>
            <w:tcW w:w="1870" w:type="dxa"/>
          </w:tcPr>
          <w:p w14:paraId="5CB75673" w14:textId="41E302EB" w:rsidR="51D21951" w:rsidRDefault="5B43DA4A" w:rsidP="56AC89EF">
            <w:pPr>
              <w:jc w:val="center"/>
              <w:rPr>
                <w:color w:val="000000" w:themeColor="text1"/>
              </w:rPr>
            </w:pPr>
            <w:r w:rsidRPr="6A0111FD">
              <w:rPr>
                <w:color w:val="FF7373"/>
              </w:rPr>
              <w:t>High Risk (9)</w:t>
            </w:r>
          </w:p>
        </w:tc>
        <w:tc>
          <w:tcPr>
            <w:tcW w:w="1870" w:type="dxa"/>
          </w:tcPr>
          <w:p w14:paraId="6B7B925C" w14:textId="172CDAAA" w:rsidR="51D21951" w:rsidRDefault="41670B62" w:rsidP="58A94DDC">
            <w:pPr>
              <w:rPr>
                <w:color w:val="000000" w:themeColor="text1"/>
              </w:rPr>
            </w:pPr>
            <w:r w:rsidRPr="5361D3A1">
              <w:rPr>
                <w:color w:val="000000" w:themeColor="text1"/>
              </w:rPr>
              <w:t>Upgrade</w:t>
            </w:r>
            <w:r w:rsidRPr="663B79E9">
              <w:rPr>
                <w:color w:val="000000" w:themeColor="text1"/>
              </w:rPr>
              <w:t xml:space="preserve"> the </w:t>
            </w:r>
            <w:r w:rsidRPr="7407BAAC">
              <w:rPr>
                <w:color w:val="000000" w:themeColor="text1"/>
              </w:rPr>
              <w:t>VPN</w:t>
            </w:r>
            <w:r w:rsidRPr="127FFA59">
              <w:rPr>
                <w:color w:val="000000" w:themeColor="text1"/>
              </w:rPr>
              <w:t xml:space="preserve"> </w:t>
            </w:r>
            <w:r w:rsidRPr="4B79A967">
              <w:rPr>
                <w:color w:val="000000" w:themeColor="text1"/>
              </w:rPr>
              <w:t xml:space="preserve">for a better </w:t>
            </w:r>
            <w:r w:rsidRPr="7E37C210">
              <w:rPr>
                <w:color w:val="000000" w:themeColor="text1"/>
              </w:rPr>
              <w:t xml:space="preserve">one </w:t>
            </w:r>
            <w:r w:rsidRPr="45BF3861">
              <w:rPr>
                <w:color w:val="000000" w:themeColor="text1"/>
              </w:rPr>
              <w:t xml:space="preserve">to get </w:t>
            </w:r>
            <w:r w:rsidRPr="35D2E9BC">
              <w:rPr>
                <w:color w:val="000000" w:themeColor="text1"/>
              </w:rPr>
              <w:t xml:space="preserve">strong </w:t>
            </w:r>
            <w:r w:rsidRPr="35940692">
              <w:rPr>
                <w:color w:val="000000" w:themeColor="text1"/>
              </w:rPr>
              <w:t>connectivity</w:t>
            </w:r>
            <w:r w:rsidRPr="38B42EAC">
              <w:rPr>
                <w:color w:val="000000" w:themeColor="text1"/>
              </w:rPr>
              <w:t>.</w:t>
            </w:r>
          </w:p>
        </w:tc>
      </w:tr>
      <w:tr w:rsidR="51D21951" w14:paraId="5A5713F0" w14:textId="77777777" w:rsidTr="19682877">
        <w:trPr>
          <w:trHeight w:val="540"/>
        </w:trPr>
        <w:tc>
          <w:tcPr>
            <w:tcW w:w="2145" w:type="dxa"/>
          </w:tcPr>
          <w:p w14:paraId="778CAD80" w14:textId="2B22C48F" w:rsidR="51D21951" w:rsidRDefault="3C16AE62" w:rsidP="51D21951">
            <w:pPr>
              <w:rPr>
                <w:color w:val="000000" w:themeColor="text1"/>
              </w:rPr>
            </w:pPr>
            <w:r w:rsidRPr="419D724E">
              <w:rPr>
                <w:color w:val="000000" w:themeColor="text1"/>
              </w:rPr>
              <w:t>Outdated Firewalls</w:t>
            </w:r>
          </w:p>
        </w:tc>
        <w:tc>
          <w:tcPr>
            <w:tcW w:w="1595" w:type="dxa"/>
          </w:tcPr>
          <w:tbl>
            <w:tblPr>
              <w:tblW w:w="0" w:type="auto"/>
              <w:tblLook w:val="06A0" w:firstRow="1" w:lastRow="0" w:firstColumn="1" w:lastColumn="0" w:noHBand="1" w:noVBand="1"/>
            </w:tblPr>
            <w:tblGrid>
              <w:gridCol w:w="1379"/>
            </w:tblGrid>
            <w:tr w:rsidR="5B94885B" w14:paraId="633A8D05" w14:textId="77777777" w:rsidTr="5B94885B">
              <w:trPr>
                <w:trHeight w:val="300"/>
              </w:trPr>
              <w:tc>
                <w:tcPr>
                  <w:tcW w:w="1385" w:type="dxa"/>
                  <w:vAlign w:val="center"/>
                </w:tcPr>
                <w:p w14:paraId="55CC6372" w14:textId="1B4730A6" w:rsidR="5B94885B" w:rsidRDefault="368F5B43" w:rsidP="1900425C">
                  <w:pPr>
                    <w:jc w:val="center"/>
                    <w:rPr>
                      <w:color w:val="EE4B2B"/>
                    </w:rPr>
                  </w:pPr>
                  <w:r w:rsidRPr="0D35CA8E">
                    <w:rPr>
                      <w:color w:val="EE4B2B"/>
                    </w:rPr>
                    <w:t>High (3)</w:t>
                  </w:r>
                </w:p>
              </w:tc>
            </w:tr>
          </w:tbl>
          <w:p w14:paraId="078D4D37" w14:textId="10904975" w:rsidR="51D21951" w:rsidRDefault="51D21951" w:rsidP="51D21951">
            <w:pPr>
              <w:rPr>
                <w:color w:val="000000" w:themeColor="text1"/>
              </w:rPr>
            </w:pPr>
          </w:p>
        </w:tc>
        <w:tc>
          <w:tcPr>
            <w:tcW w:w="1870" w:type="dxa"/>
          </w:tcPr>
          <w:p w14:paraId="783DD210" w14:textId="209D23E6" w:rsidR="51D21951" w:rsidRDefault="1FB0AFF7" w:rsidP="0A2EF4BF">
            <w:pPr>
              <w:jc w:val="center"/>
              <w:rPr>
                <w:color w:val="FF7373"/>
              </w:rPr>
            </w:pPr>
            <w:r w:rsidRPr="71995B00">
              <w:rPr>
                <w:color w:val="FF7373"/>
              </w:rPr>
              <w:t xml:space="preserve">High </w:t>
            </w:r>
            <w:r w:rsidR="432BD4F3" w:rsidRPr="71995B00">
              <w:rPr>
                <w:color w:val="FF7373"/>
              </w:rPr>
              <w:t>(</w:t>
            </w:r>
            <w:r w:rsidR="65E9B57F" w:rsidRPr="71995B00">
              <w:rPr>
                <w:color w:val="FF7373"/>
              </w:rPr>
              <w:t>3</w:t>
            </w:r>
            <w:r w:rsidR="432BD4F3" w:rsidRPr="71995B00">
              <w:rPr>
                <w:color w:val="FF7373"/>
              </w:rPr>
              <w:t>)</w:t>
            </w:r>
          </w:p>
        </w:tc>
        <w:tc>
          <w:tcPr>
            <w:tcW w:w="1870" w:type="dxa"/>
          </w:tcPr>
          <w:p w14:paraId="22D854BB" w14:textId="37CF5997" w:rsidR="51D21951" w:rsidRDefault="4DEC06CF" w:rsidP="4CC1673C">
            <w:pPr>
              <w:jc w:val="center"/>
              <w:rPr>
                <w:color w:val="000000" w:themeColor="text1"/>
              </w:rPr>
            </w:pPr>
            <w:r w:rsidRPr="217A014F">
              <w:rPr>
                <w:color w:val="FF7373"/>
              </w:rPr>
              <w:t xml:space="preserve">High risk </w:t>
            </w:r>
            <w:r w:rsidR="2F997252" w:rsidRPr="217A014F">
              <w:rPr>
                <w:color w:val="FF7373"/>
              </w:rPr>
              <w:t>(</w:t>
            </w:r>
            <w:r w:rsidR="2FB5F619" w:rsidRPr="217A014F">
              <w:rPr>
                <w:color w:val="FF7373"/>
              </w:rPr>
              <w:t>9</w:t>
            </w:r>
            <w:r w:rsidR="2F997252" w:rsidRPr="67B87BC1">
              <w:rPr>
                <w:color w:val="FF7373"/>
              </w:rPr>
              <w:t>)</w:t>
            </w:r>
          </w:p>
        </w:tc>
        <w:tc>
          <w:tcPr>
            <w:tcW w:w="1870" w:type="dxa"/>
          </w:tcPr>
          <w:p w14:paraId="1EED2B88" w14:textId="16EB37D4" w:rsidR="51D21951" w:rsidRDefault="3D73551A" w:rsidP="51D21951">
            <w:pPr>
              <w:rPr>
                <w:color w:val="000000" w:themeColor="text1"/>
              </w:rPr>
            </w:pPr>
            <w:r w:rsidRPr="573E556D">
              <w:rPr>
                <w:color w:val="000000" w:themeColor="text1"/>
              </w:rPr>
              <w:t xml:space="preserve">Remove the </w:t>
            </w:r>
            <w:r w:rsidRPr="5F800FC8">
              <w:rPr>
                <w:color w:val="000000" w:themeColor="text1"/>
              </w:rPr>
              <w:t xml:space="preserve">outdated </w:t>
            </w:r>
            <w:r w:rsidRPr="28C714E1">
              <w:rPr>
                <w:color w:val="000000" w:themeColor="text1"/>
              </w:rPr>
              <w:t xml:space="preserve">firewall </w:t>
            </w:r>
            <w:r w:rsidRPr="2B529B8C">
              <w:rPr>
                <w:color w:val="000000" w:themeColor="text1"/>
              </w:rPr>
              <w:t xml:space="preserve">patches by </w:t>
            </w:r>
            <w:r w:rsidRPr="54287CBE">
              <w:rPr>
                <w:color w:val="000000" w:themeColor="text1"/>
              </w:rPr>
              <w:t xml:space="preserve">installing </w:t>
            </w:r>
            <w:r w:rsidRPr="3DC2A986">
              <w:rPr>
                <w:color w:val="000000" w:themeColor="text1"/>
              </w:rPr>
              <w:t xml:space="preserve">the new </w:t>
            </w:r>
            <w:r w:rsidRPr="3AB90790">
              <w:rPr>
                <w:color w:val="000000" w:themeColor="text1"/>
              </w:rPr>
              <w:t xml:space="preserve">ones </w:t>
            </w:r>
            <w:r w:rsidRPr="1F86BC8C">
              <w:rPr>
                <w:color w:val="000000" w:themeColor="text1"/>
              </w:rPr>
              <w:t xml:space="preserve">if </w:t>
            </w:r>
            <w:r w:rsidRPr="679B8869">
              <w:rPr>
                <w:color w:val="000000" w:themeColor="text1"/>
              </w:rPr>
              <w:t xml:space="preserve">there </w:t>
            </w:r>
            <w:r w:rsidR="62203DC3" w:rsidRPr="7823875F">
              <w:rPr>
                <w:color w:val="000000" w:themeColor="text1"/>
              </w:rPr>
              <w:t>are</w:t>
            </w:r>
            <w:r w:rsidRPr="679B8869">
              <w:rPr>
                <w:color w:val="000000" w:themeColor="text1"/>
              </w:rPr>
              <w:t xml:space="preserve"> any</w:t>
            </w:r>
            <w:r w:rsidRPr="4BC10FB3">
              <w:rPr>
                <w:color w:val="000000" w:themeColor="text1"/>
              </w:rPr>
              <w:t>.</w:t>
            </w:r>
            <w:r w:rsidR="09DCAC57" w:rsidRPr="27F2B28E">
              <w:rPr>
                <w:color w:val="000000" w:themeColor="text1"/>
              </w:rPr>
              <w:t xml:space="preserve"> </w:t>
            </w:r>
            <w:r w:rsidR="09DCAC57" w:rsidRPr="501F1634">
              <w:rPr>
                <w:color w:val="000000" w:themeColor="text1"/>
              </w:rPr>
              <w:t xml:space="preserve">If not upgrade the </w:t>
            </w:r>
            <w:r w:rsidR="09DCAC57" w:rsidRPr="2E3413E0">
              <w:rPr>
                <w:color w:val="000000" w:themeColor="text1"/>
              </w:rPr>
              <w:t>firewall</w:t>
            </w:r>
            <w:r w:rsidR="09DCAC57" w:rsidRPr="5C25A097">
              <w:rPr>
                <w:color w:val="000000" w:themeColor="text1"/>
              </w:rPr>
              <w:t xml:space="preserve"> to a </w:t>
            </w:r>
            <w:r w:rsidR="09DCAC57" w:rsidRPr="137D951B">
              <w:rPr>
                <w:color w:val="000000" w:themeColor="text1"/>
              </w:rPr>
              <w:t xml:space="preserve">different </w:t>
            </w:r>
            <w:r w:rsidR="09DCAC57" w:rsidRPr="0EE06C9B">
              <w:rPr>
                <w:color w:val="000000" w:themeColor="text1"/>
              </w:rPr>
              <w:t xml:space="preserve">enhanced </w:t>
            </w:r>
            <w:r w:rsidR="09DCAC57" w:rsidRPr="514FFB25">
              <w:rPr>
                <w:color w:val="000000" w:themeColor="text1"/>
              </w:rPr>
              <w:t xml:space="preserve">and up </w:t>
            </w:r>
            <w:r w:rsidR="09DCAC57" w:rsidRPr="2E3413E0">
              <w:rPr>
                <w:color w:val="000000" w:themeColor="text1"/>
              </w:rPr>
              <w:t>to date firewall</w:t>
            </w:r>
            <w:r w:rsidR="09DCAC57" w:rsidRPr="73AA9A6B">
              <w:rPr>
                <w:color w:val="000000" w:themeColor="text1"/>
              </w:rPr>
              <w:t>.</w:t>
            </w:r>
          </w:p>
        </w:tc>
      </w:tr>
      <w:tr w:rsidR="51D21951" w14:paraId="504B7686" w14:textId="77777777" w:rsidTr="3EDD3315">
        <w:trPr>
          <w:trHeight w:val="300"/>
        </w:trPr>
        <w:tc>
          <w:tcPr>
            <w:tcW w:w="2145" w:type="dxa"/>
          </w:tcPr>
          <w:p w14:paraId="6B5BDBAF" w14:textId="35E250A9" w:rsidR="51D21951" w:rsidRDefault="3C16AE62" w:rsidP="51D21951">
            <w:pPr>
              <w:rPr>
                <w:color w:val="000000" w:themeColor="text1"/>
              </w:rPr>
            </w:pPr>
            <w:r w:rsidRPr="57B84546">
              <w:rPr>
                <w:color w:val="000000" w:themeColor="text1"/>
              </w:rPr>
              <w:t>Fragmented</w:t>
            </w:r>
            <w:r w:rsidRPr="30904542">
              <w:rPr>
                <w:color w:val="000000" w:themeColor="text1"/>
              </w:rPr>
              <w:t xml:space="preserve"> Access </w:t>
            </w:r>
            <w:r w:rsidRPr="4BE10700">
              <w:rPr>
                <w:color w:val="000000" w:themeColor="text1"/>
              </w:rPr>
              <w:t>Controls</w:t>
            </w:r>
          </w:p>
        </w:tc>
        <w:tc>
          <w:tcPr>
            <w:tcW w:w="1595" w:type="dxa"/>
          </w:tcPr>
          <w:p w14:paraId="3FFC5295" w14:textId="320CDC13" w:rsidR="51D21951" w:rsidRDefault="6EDEDD20" w:rsidP="10D872F5">
            <w:pPr>
              <w:jc w:val="center"/>
              <w:rPr>
                <w:color w:val="979932"/>
              </w:rPr>
            </w:pPr>
            <w:r w:rsidRPr="14741756">
              <w:rPr>
                <w:color w:val="979932"/>
              </w:rPr>
              <w:t>Medium (2)</w:t>
            </w:r>
          </w:p>
        </w:tc>
        <w:tc>
          <w:tcPr>
            <w:tcW w:w="1870" w:type="dxa"/>
          </w:tcPr>
          <w:tbl>
            <w:tblPr>
              <w:tblW w:w="0" w:type="auto"/>
              <w:tblLook w:val="06A0" w:firstRow="1" w:lastRow="0" w:firstColumn="1" w:lastColumn="0" w:noHBand="1" w:noVBand="1"/>
            </w:tblPr>
            <w:tblGrid>
              <w:gridCol w:w="1654"/>
            </w:tblGrid>
            <w:tr w:rsidR="0A2EF4BF" w14:paraId="4794038F" w14:textId="77777777" w:rsidTr="0A2EF4BF">
              <w:trPr>
                <w:trHeight w:val="300"/>
              </w:trPr>
              <w:tc>
                <w:tcPr>
                  <w:tcW w:w="1660" w:type="dxa"/>
                  <w:vAlign w:val="center"/>
                </w:tcPr>
                <w:p w14:paraId="036C5656" w14:textId="4836AE05" w:rsidR="0A2EF4BF" w:rsidRDefault="5539DF7B" w:rsidP="0729DA5B">
                  <w:pPr>
                    <w:jc w:val="center"/>
                    <w:rPr>
                      <w:color w:val="FF7373"/>
                    </w:rPr>
                  </w:pPr>
                  <w:r w:rsidRPr="0AABDB17">
                    <w:rPr>
                      <w:color w:val="FF7373"/>
                    </w:rPr>
                    <w:t>High (3)</w:t>
                  </w:r>
                </w:p>
              </w:tc>
            </w:tr>
          </w:tbl>
          <w:p w14:paraId="7B7F925F" w14:textId="592DDA1B" w:rsidR="51D21951" w:rsidRDefault="51D21951" w:rsidP="51D21951">
            <w:pPr>
              <w:rPr>
                <w:color w:val="000000" w:themeColor="text1"/>
              </w:rPr>
            </w:pPr>
          </w:p>
        </w:tc>
        <w:tc>
          <w:tcPr>
            <w:tcW w:w="1870" w:type="dxa"/>
          </w:tcPr>
          <w:p w14:paraId="0F1CBC98" w14:textId="790FE26E" w:rsidR="51D21951" w:rsidRDefault="084B4C43" w:rsidP="46959644">
            <w:pPr>
              <w:jc w:val="center"/>
              <w:rPr>
                <w:color w:val="000000" w:themeColor="text1"/>
              </w:rPr>
            </w:pPr>
            <w:r w:rsidRPr="352B627F">
              <w:rPr>
                <w:color w:val="979932"/>
              </w:rPr>
              <w:t>Medium (6)</w:t>
            </w:r>
          </w:p>
        </w:tc>
        <w:tc>
          <w:tcPr>
            <w:tcW w:w="1870" w:type="dxa"/>
          </w:tcPr>
          <w:p w14:paraId="057152E3" w14:textId="323B31E2" w:rsidR="51D21951" w:rsidRDefault="638002F5" w:rsidP="51D21951">
            <w:pPr>
              <w:rPr>
                <w:color w:val="000000" w:themeColor="text1"/>
              </w:rPr>
            </w:pPr>
            <w:r w:rsidRPr="4C1BF5B0">
              <w:rPr>
                <w:color w:val="000000" w:themeColor="text1"/>
              </w:rPr>
              <w:t xml:space="preserve">Install </w:t>
            </w:r>
            <w:r w:rsidR="2C19B05E" w:rsidRPr="19C6744C">
              <w:rPr>
                <w:color w:val="000000" w:themeColor="text1"/>
              </w:rPr>
              <w:t>an</w:t>
            </w:r>
            <w:r w:rsidRPr="4C1BF5B0">
              <w:rPr>
                <w:color w:val="000000" w:themeColor="text1"/>
              </w:rPr>
              <w:t xml:space="preserve"> </w:t>
            </w:r>
            <w:r w:rsidRPr="2163D830">
              <w:rPr>
                <w:color w:val="000000" w:themeColor="text1"/>
              </w:rPr>
              <w:t xml:space="preserve">AAA </w:t>
            </w:r>
            <w:r w:rsidRPr="4834D7B9">
              <w:rPr>
                <w:color w:val="000000" w:themeColor="text1"/>
              </w:rPr>
              <w:t xml:space="preserve">system </w:t>
            </w:r>
            <w:r w:rsidRPr="026F316E">
              <w:rPr>
                <w:color w:val="000000" w:themeColor="text1"/>
              </w:rPr>
              <w:t xml:space="preserve">such as </w:t>
            </w:r>
            <w:r w:rsidRPr="00EF3466">
              <w:rPr>
                <w:color w:val="000000" w:themeColor="text1"/>
              </w:rPr>
              <w:t>TACACS</w:t>
            </w:r>
            <w:r w:rsidRPr="2647A6C5">
              <w:rPr>
                <w:color w:val="000000" w:themeColor="text1"/>
              </w:rPr>
              <w:t xml:space="preserve">+ and </w:t>
            </w:r>
            <w:r w:rsidRPr="386F914F">
              <w:rPr>
                <w:color w:val="000000" w:themeColor="text1"/>
              </w:rPr>
              <w:t>enforce role</w:t>
            </w:r>
            <w:r w:rsidRPr="3038D7C0">
              <w:rPr>
                <w:color w:val="000000" w:themeColor="text1"/>
              </w:rPr>
              <w:t>-</w:t>
            </w:r>
            <w:r w:rsidRPr="04220A3B">
              <w:rPr>
                <w:color w:val="000000" w:themeColor="text1"/>
              </w:rPr>
              <w:t>based</w:t>
            </w:r>
            <w:r w:rsidRPr="1CAF3156">
              <w:rPr>
                <w:color w:val="000000" w:themeColor="text1"/>
              </w:rPr>
              <w:t xml:space="preserve"> access</w:t>
            </w:r>
            <w:r w:rsidRPr="74A3C853">
              <w:rPr>
                <w:color w:val="000000" w:themeColor="text1"/>
              </w:rPr>
              <w:t xml:space="preserve"> controls</w:t>
            </w:r>
            <w:r w:rsidRPr="0D4F1504">
              <w:rPr>
                <w:color w:val="000000" w:themeColor="text1"/>
              </w:rPr>
              <w:t xml:space="preserve"> (</w:t>
            </w:r>
            <w:r w:rsidRPr="1265A22F">
              <w:rPr>
                <w:color w:val="000000" w:themeColor="text1"/>
              </w:rPr>
              <w:t>RBAC</w:t>
            </w:r>
            <w:r w:rsidRPr="74C2C43E">
              <w:rPr>
                <w:color w:val="000000" w:themeColor="text1"/>
              </w:rPr>
              <w:t>)</w:t>
            </w:r>
            <w:r w:rsidR="590BCBAB" w:rsidRPr="74C2C43E">
              <w:rPr>
                <w:color w:val="000000" w:themeColor="text1"/>
              </w:rPr>
              <w:t>.</w:t>
            </w:r>
          </w:p>
        </w:tc>
      </w:tr>
      <w:tr w:rsidR="7FD39DDE" w14:paraId="472ACEDA" w14:textId="77777777" w:rsidTr="7FD39DDE">
        <w:trPr>
          <w:trHeight w:val="555"/>
        </w:trPr>
        <w:tc>
          <w:tcPr>
            <w:tcW w:w="2145" w:type="dxa"/>
          </w:tcPr>
          <w:p w14:paraId="55792539" w14:textId="65AB330C" w:rsidR="54D04255" w:rsidRDefault="54D04255" w:rsidP="7FD39DDE">
            <w:pPr>
              <w:rPr>
                <w:color w:val="000000" w:themeColor="text1"/>
              </w:rPr>
            </w:pPr>
            <w:r w:rsidRPr="7FD39DDE">
              <w:rPr>
                <w:color w:val="000000" w:themeColor="text1"/>
              </w:rPr>
              <w:t>Legacy IDS/IPS</w:t>
            </w:r>
          </w:p>
        </w:tc>
        <w:tc>
          <w:tcPr>
            <w:tcW w:w="1595" w:type="dxa"/>
          </w:tcPr>
          <w:p w14:paraId="102DBF0A" w14:textId="5146BE25" w:rsidR="54D04255" w:rsidRDefault="54D04255" w:rsidP="7FD39DDE">
            <w:pPr>
              <w:jc w:val="center"/>
              <w:rPr>
                <w:color w:val="FF7373"/>
              </w:rPr>
            </w:pPr>
            <w:r w:rsidRPr="2B0A6EAD">
              <w:rPr>
                <w:color w:val="FF7373"/>
              </w:rPr>
              <w:t>High (3)</w:t>
            </w:r>
          </w:p>
        </w:tc>
        <w:tc>
          <w:tcPr>
            <w:tcW w:w="1870" w:type="dxa"/>
          </w:tcPr>
          <w:p w14:paraId="79B4D75C" w14:textId="319429B4" w:rsidR="7FD39DDE" w:rsidRDefault="54D04255" w:rsidP="299450FD">
            <w:pPr>
              <w:jc w:val="center"/>
              <w:rPr>
                <w:color w:val="979932"/>
              </w:rPr>
            </w:pPr>
            <w:r w:rsidRPr="7B2A1489">
              <w:rPr>
                <w:color w:val="979932"/>
              </w:rPr>
              <w:t>Medium (2)</w:t>
            </w:r>
          </w:p>
        </w:tc>
        <w:tc>
          <w:tcPr>
            <w:tcW w:w="1870" w:type="dxa"/>
          </w:tcPr>
          <w:p w14:paraId="195A250D" w14:textId="4625130C" w:rsidR="7FD39DDE" w:rsidRDefault="2C6803DC" w:rsidP="3B138EE7">
            <w:pPr>
              <w:jc w:val="center"/>
              <w:rPr>
                <w:color w:val="000000" w:themeColor="text1"/>
              </w:rPr>
            </w:pPr>
            <w:r w:rsidRPr="7B2A1489">
              <w:rPr>
                <w:color w:val="979932"/>
              </w:rPr>
              <w:t>Medium (6)</w:t>
            </w:r>
          </w:p>
        </w:tc>
        <w:tc>
          <w:tcPr>
            <w:tcW w:w="1870" w:type="dxa"/>
          </w:tcPr>
          <w:p w14:paraId="74592AD4" w14:textId="357FE976" w:rsidR="7FD39DDE" w:rsidRDefault="57762A0B" w:rsidP="7FD39DDE">
            <w:pPr>
              <w:rPr>
                <w:color w:val="000000" w:themeColor="text1"/>
              </w:rPr>
            </w:pPr>
            <w:r w:rsidRPr="7F598526">
              <w:rPr>
                <w:color w:val="000000" w:themeColor="text1"/>
              </w:rPr>
              <w:t>Implement a</w:t>
            </w:r>
            <w:r w:rsidRPr="01A9CD42">
              <w:rPr>
                <w:color w:val="000000" w:themeColor="text1"/>
              </w:rPr>
              <w:t xml:space="preserve"> better and </w:t>
            </w:r>
            <w:r w:rsidRPr="4662FDE2">
              <w:rPr>
                <w:color w:val="000000" w:themeColor="text1"/>
              </w:rPr>
              <w:t>up</w:t>
            </w:r>
            <w:r w:rsidR="4B63D81F" w:rsidRPr="7823875F">
              <w:rPr>
                <w:color w:val="000000" w:themeColor="text1"/>
              </w:rPr>
              <w:t>-</w:t>
            </w:r>
            <w:r w:rsidRPr="4662FDE2">
              <w:rPr>
                <w:color w:val="000000" w:themeColor="text1"/>
              </w:rPr>
              <w:t>to</w:t>
            </w:r>
            <w:r w:rsidR="4B63D81F" w:rsidRPr="7823875F">
              <w:rPr>
                <w:color w:val="000000" w:themeColor="text1"/>
              </w:rPr>
              <w:t>-</w:t>
            </w:r>
            <w:r w:rsidRPr="4662FDE2">
              <w:rPr>
                <w:color w:val="000000" w:themeColor="text1"/>
              </w:rPr>
              <w:t xml:space="preserve">date </w:t>
            </w:r>
            <w:r w:rsidRPr="4B0A9C62">
              <w:rPr>
                <w:color w:val="000000" w:themeColor="text1"/>
              </w:rPr>
              <w:t>IPS/IDS</w:t>
            </w:r>
            <w:r w:rsidRPr="1D98756C">
              <w:rPr>
                <w:color w:val="000000" w:themeColor="text1"/>
              </w:rPr>
              <w:t xml:space="preserve"> </w:t>
            </w:r>
            <w:r w:rsidR="2C0BFB3A" w:rsidRPr="083B2878">
              <w:rPr>
                <w:color w:val="000000" w:themeColor="text1"/>
              </w:rPr>
              <w:t>system</w:t>
            </w:r>
            <w:r w:rsidRPr="19C6744C">
              <w:rPr>
                <w:color w:val="000000" w:themeColor="text1"/>
              </w:rPr>
              <w:t>.</w:t>
            </w:r>
          </w:p>
        </w:tc>
      </w:tr>
      <w:tr w:rsidR="6A6CA6E3" w14:paraId="5E927474" w14:textId="77777777" w:rsidTr="0703C9F0">
        <w:trPr>
          <w:trHeight w:val="540"/>
        </w:trPr>
        <w:tc>
          <w:tcPr>
            <w:tcW w:w="2145" w:type="dxa"/>
          </w:tcPr>
          <w:p w14:paraId="738A8AF7" w14:textId="6096C858" w:rsidR="6A6CA6E3" w:rsidRDefault="3C16AE62" w:rsidP="6A6CA6E3">
            <w:pPr>
              <w:rPr>
                <w:color w:val="000000" w:themeColor="text1"/>
              </w:rPr>
            </w:pPr>
            <w:r w:rsidRPr="31665A7C">
              <w:rPr>
                <w:color w:val="000000" w:themeColor="text1"/>
              </w:rPr>
              <w:t xml:space="preserve">Unpatched </w:t>
            </w:r>
            <w:r w:rsidRPr="0703C9F0">
              <w:rPr>
                <w:color w:val="000000" w:themeColor="text1"/>
              </w:rPr>
              <w:t>Software</w:t>
            </w:r>
          </w:p>
        </w:tc>
        <w:tc>
          <w:tcPr>
            <w:tcW w:w="1595" w:type="dxa"/>
          </w:tcPr>
          <w:p w14:paraId="345C4158" w14:textId="0A49A25D" w:rsidR="6A6CA6E3" w:rsidRDefault="4C1F6D2D" w:rsidP="2E4BE974">
            <w:pPr>
              <w:jc w:val="center"/>
              <w:rPr>
                <w:color w:val="979932"/>
              </w:rPr>
            </w:pPr>
            <w:r w:rsidRPr="034580BF">
              <w:rPr>
                <w:color w:val="979932"/>
              </w:rPr>
              <w:t>Medium (2)</w:t>
            </w:r>
          </w:p>
        </w:tc>
        <w:tc>
          <w:tcPr>
            <w:tcW w:w="1870" w:type="dxa"/>
          </w:tcPr>
          <w:p w14:paraId="52B53EB5" w14:textId="478CBEED" w:rsidR="6A6CA6E3" w:rsidRDefault="37732410" w:rsidP="299450FD">
            <w:pPr>
              <w:jc w:val="center"/>
              <w:rPr>
                <w:color w:val="000000" w:themeColor="text1"/>
              </w:rPr>
            </w:pPr>
            <w:r w:rsidRPr="0AE2181D">
              <w:rPr>
                <w:color w:val="979932"/>
              </w:rPr>
              <w:t>Medium (2)</w:t>
            </w:r>
          </w:p>
        </w:tc>
        <w:tc>
          <w:tcPr>
            <w:tcW w:w="1870" w:type="dxa"/>
          </w:tcPr>
          <w:p w14:paraId="6076052C" w14:textId="5E5056C8" w:rsidR="6A6CA6E3" w:rsidRDefault="1D3DAE71" w:rsidP="2E186200">
            <w:pPr>
              <w:jc w:val="center"/>
              <w:rPr>
                <w:color w:val="000000" w:themeColor="text1"/>
              </w:rPr>
            </w:pPr>
            <w:r w:rsidRPr="03337D07">
              <w:rPr>
                <w:color w:val="979932"/>
              </w:rPr>
              <w:t xml:space="preserve">Medium </w:t>
            </w:r>
            <w:r w:rsidR="270B778F" w:rsidRPr="03337D07">
              <w:rPr>
                <w:color w:val="979932"/>
              </w:rPr>
              <w:t>(4)</w:t>
            </w:r>
          </w:p>
        </w:tc>
        <w:tc>
          <w:tcPr>
            <w:tcW w:w="1870" w:type="dxa"/>
          </w:tcPr>
          <w:p w14:paraId="6DE509E4" w14:textId="7C60D31C" w:rsidR="6A6CA6E3" w:rsidRDefault="11D11017" w:rsidP="6A6CA6E3">
            <w:pPr>
              <w:rPr>
                <w:color w:val="000000" w:themeColor="text1"/>
              </w:rPr>
            </w:pPr>
            <w:r w:rsidRPr="0BDC6694">
              <w:rPr>
                <w:color w:val="000000" w:themeColor="text1"/>
              </w:rPr>
              <w:t xml:space="preserve">Create a regular patching </w:t>
            </w:r>
            <w:r w:rsidRPr="183121C8">
              <w:rPr>
                <w:color w:val="000000" w:themeColor="text1"/>
              </w:rPr>
              <w:t>procedure</w:t>
            </w:r>
            <w:r w:rsidRPr="3539E024">
              <w:rPr>
                <w:color w:val="000000" w:themeColor="text1"/>
              </w:rPr>
              <w:t xml:space="preserve"> by </w:t>
            </w:r>
            <w:r w:rsidRPr="4DBAB795">
              <w:rPr>
                <w:color w:val="000000" w:themeColor="text1"/>
              </w:rPr>
              <w:t xml:space="preserve">updating </w:t>
            </w:r>
            <w:r w:rsidRPr="18953062">
              <w:rPr>
                <w:color w:val="000000" w:themeColor="text1"/>
              </w:rPr>
              <w:t xml:space="preserve">software </w:t>
            </w:r>
            <w:r w:rsidRPr="0CCD136D">
              <w:rPr>
                <w:color w:val="000000" w:themeColor="text1"/>
              </w:rPr>
              <w:t>regularly.</w:t>
            </w:r>
          </w:p>
        </w:tc>
      </w:tr>
    </w:tbl>
    <w:p w14:paraId="7B732459" w14:textId="42FC62BD" w:rsidR="4FF5807E" w:rsidRDefault="4FF5807E" w:rsidP="4FF5807E">
      <w:pPr>
        <w:rPr>
          <w:color w:val="000000" w:themeColor="text1"/>
        </w:rPr>
      </w:pPr>
    </w:p>
    <w:p w14:paraId="2EF67E44" w14:textId="59667B0A" w:rsidR="14858F50" w:rsidRDefault="14858F50" w:rsidP="629EA13A">
      <w:pPr>
        <w:rPr>
          <w:color w:val="000000" w:themeColor="text1"/>
        </w:rPr>
      </w:pPr>
    </w:p>
    <w:p w14:paraId="13E4A9C2" w14:textId="2B33D629" w:rsidR="6B8CA93A" w:rsidRDefault="6B8CA93A" w:rsidP="6B8CA93A">
      <w:pPr>
        <w:rPr>
          <w:color w:val="000000" w:themeColor="text1"/>
        </w:rPr>
      </w:pPr>
    </w:p>
    <w:p w14:paraId="3457E4D3" w14:textId="02719FD3" w:rsidR="21C2BDB8" w:rsidRDefault="21C2BDB8" w:rsidP="21C2BDB8">
      <w:pPr>
        <w:rPr>
          <w:color w:val="000000" w:themeColor="text1"/>
        </w:rPr>
      </w:pPr>
    </w:p>
    <w:p w14:paraId="6104E742" w14:textId="1CFA4BAD" w:rsidR="7E7D82F0" w:rsidRDefault="7E7D82F0" w:rsidP="7E7D82F0">
      <w:pPr>
        <w:rPr>
          <w:color w:val="000000" w:themeColor="text1"/>
        </w:rPr>
      </w:pPr>
    </w:p>
    <w:p w14:paraId="6C9EFEB6" w14:textId="41150BF9" w:rsidR="7E7D82F0" w:rsidRDefault="7E7D82F0" w:rsidP="7E7D82F0">
      <w:pPr>
        <w:rPr>
          <w:color w:val="000000" w:themeColor="text1"/>
        </w:rPr>
      </w:pPr>
    </w:p>
    <w:p w14:paraId="5D6566DC" w14:textId="3F8F9BDB" w:rsidR="7E7D82F0" w:rsidRDefault="7E7D82F0" w:rsidP="7E7D82F0">
      <w:pPr>
        <w:rPr>
          <w:color w:val="000000" w:themeColor="text1"/>
        </w:rPr>
      </w:pPr>
    </w:p>
    <w:p w14:paraId="2A710C42" w14:textId="2E69AE29" w:rsidR="7E7D82F0" w:rsidRDefault="7E7D82F0" w:rsidP="7E7D82F0">
      <w:pPr>
        <w:rPr>
          <w:color w:val="000000" w:themeColor="text1"/>
        </w:rPr>
      </w:pPr>
    </w:p>
    <w:p w14:paraId="6A1151D4" w14:textId="2F17B804" w:rsidR="7E7D82F0" w:rsidRDefault="7E7D82F0" w:rsidP="7E7D82F0">
      <w:pPr>
        <w:rPr>
          <w:color w:val="000000" w:themeColor="text1"/>
        </w:rPr>
      </w:pPr>
    </w:p>
    <w:p w14:paraId="37D30318" w14:textId="4B584897" w:rsidR="7E7D82F0" w:rsidRDefault="7E7D82F0" w:rsidP="7E7D82F0">
      <w:pPr>
        <w:rPr>
          <w:color w:val="000000" w:themeColor="text1"/>
        </w:rPr>
      </w:pPr>
    </w:p>
    <w:p w14:paraId="2851A9E7" w14:textId="176F0107" w:rsidR="7E7D82F0" w:rsidRDefault="7E7D82F0" w:rsidP="7E7D82F0">
      <w:pPr>
        <w:rPr>
          <w:color w:val="000000" w:themeColor="text1"/>
        </w:rPr>
      </w:pPr>
    </w:p>
    <w:p w14:paraId="7F7D2447" w14:textId="7A33CC1A" w:rsidR="7E7D82F0" w:rsidRDefault="7E7D82F0" w:rsidP="7E7D82F0">
      <w:pPr>
        <w:rPr>
          <w:color w:val="000000" w:themeColor="text1"/>
        </w:rPr>
      </w:pPr>
    </w:p>
    <w:p w14:paraId="0420BC74" w14:textId="56775352" w:rsidR="7E7D82F0" w:rsidRDefault="7E7D82F0" w:rsidP="7E7D82F0">
      <w:pPr>
        <w:rPr>
          <w:color w:val="000000" w:themeColor="text1"/>
        </w:rPr>
      </w:pPr>
    </w:p>
    <w:p w14:paraId="60E65274" w14:textId="09496AEE" w:rsidR="7E7D82F0" w:rsidRDefault="7E7D82F0" w:rsidP="7E7D82F0">
      <w:pPr>
        <w:rPr>
          <w:color w:val="000000" w:themeColor="text1"/>
        </w:rPr>
      </w:pPr>
    </w:p>
    <w:p w14:paraId="53A8833B" w14:textId="7AB4CB7D" w:rsidR="14858F50" w:rsidRDefault="14858F50" w:rsidP="629EA13A"/>
    <w:p w14:paraId="57EBB7CB" w14:textId="27FDFD65" w:rsidR="14858F50" w:rsidRDefault="37E5B9AC" w:rsidP="629EA13A">
      <w:bookmarkStart w:id="8" w:name="_Toc217596381"/>
      <w:r w:rsidRPr="24089B93">
        <w:rPr>
          <w:rStyle w:val="Heading3Char"/>
        </w:rPr>
        <w:t>2.2.2 Zero Trust in Risk Assessment:</w:t>
      </w:r>
      <w:bookmarkEnd w:id="8"/>
    </w:p>
    <w:p w14:paraId="7EF3E859" w14:textId="37F444D8" w:rsidR="14858F50" w:rsidRDefault="14858F50" w:rsidP="629EA13A">
      <w:pPr>
        <w:rPr>
          <w:color w:val="000000" w:themeColor="text1"/>
        </w:rPr>
      </w:pPr>
    </w:p>
    <w:p w14:paraId="2DC695A0" w14:textId="59CB2BE5" w:rsidR="14858F50" w:rsidRDefault="2E8AE564" w:rsidP="629EA13A">
      <w:pPr>
        <w:rPr>
          <w:color w:val="000000" w:themeColor="text1"/>
          <w:sz w:val="28"/>
          <w:szCs w:val="28"/>
        </w:rPr>
      </w:pPr>
      <w:r w:rsidRPr="31F53599">
        <w:rPr>
          <w:color w:val="000000" w:themeColor="text1"/>
          <w:sz w:val="28"/>
          <w:szCs w:val="28"/>
        </w:rPr>
        <w:t xml:space="preserve">Part 2: Zero Trust and Risk </w:t>
      </w:r>
      <w:r w:rsidR="6DA0A66B" w:rsidRPr="31F53599">
        <w:rPr>
          <w:color w:val="000000" w:themeColor="text1"/>
          <w:sz w:val="28"/>
          <w:szCs w:val="28"/>
        </w:rPr>
        <w:t>Assessment</w:t>
      </w:r>
      <w:r w:rsidR="14858F50">
        <w:br/>
      </w:r>
    </w:p>
    <w:p w14:paraId="00402ABF" w14:textId="065D6ACF" w:rsidR="31F53599" w:rsidRDefault="31F53599"/>
    <w:p w14:paraId="77525ACE" w14:textId="0FA634F3" w:rsidR="6625458A" w:rsidRDefault="6625458A" w:rsidP="629EA13A">
      <w:pPr>
        <w:rPr>
          <w:color w:val="000000" w:themeColor="text1"/>
        </w:rPr>
      </w:pPr>
      <w:r w:rsidRPr="4FF5807E">
        <w:rPr>
          <w:color w:val="000000" w:themeColor="text1"/>
        </w:rPr>
        <w:t xml:space="preserve">Zero trust model follows a rule of never trusting anyone always </w:t>
      </w:r>
      <w:r w:rsidR="620CAEBA" w:rsidRPr="4FF5807E">
        <w:rPr>
          <w:color w:val="000000" w:themeColor="text1"/>
        </w:rPr>
        <w:t>verify</w:t>
      </w:r>
      <w:r w:rsidR="01A0C9AF" w:rsidRPr="4FF5807E">
        <w:rPr>
          <w:color w:val="000000" w:themeColor="text1"/>
        </w:rPr>
        <w:t>,</w:t>
      </w:r>
      <w:r w:rsidRPr="4FF5807E">
        <w:rPr>
          <w:color w:val="000000" w:themeColor="text1"/>
        </w:rPr>
        <w:t xml:space="preserve"> </w:t>
      </w:r>
      <w:r w:rsidR="58B5AEC7" w:rsidRPr="4FF5807E">
        <w:rPr>
          <w:color w:val="000000" w:themeColor="text1"/>
        </w:rPr>
        <w:t>i</w:t>
      </w:r>
      <w:r w:rsidRPr="4FF5807E">
        <w:rPr>
          <w:color w:val="000000" w:themeColor="text1"/>
        </w:rPr>
        <w:t>t</w:t>
      </w:r>
      <w:r w:rsidR="1C5FA989" w:rsidRPr="4FF5807E">
        <w:rPr>
          <w:color w:val="000000" w:themeColor="text1"/>
        </w:rPr>
        <w:t xml:space="preserve"> </w:t>
      </w:r>
      <w:r w:rsidRPr="4FF5807E">
        <w:rPr>
          <w:color w:val="000000" w:themeColor="text1"/>
        </w:rPr>
        <w:t>assumes that no one is trusted by default</w:t>
      </w:r>
      <w:r w:rsidR="0A21DE06" w:rsidRPr="4FF5807E">
        <w:rPr>
          <w:color w:val="000000" w:themeColor="text1"/>
        </w:rPr>
        <w:t xml:space="preserve"> whether it’s inside or outside the network, especially in </w:t>
      </w:r>
      <w:r w:rsidR="65F16EAD" w:rsidRPr="4FF5807E">
        <w:rPr>
          <w:color w:val="000000" w:themeColor="text1"/>
        </w:rPr>
        <w:t>high-risk</w:t>
      </w:r>
      <w:r w:rsidR="0A21DE06" w:rsidRPr="4FF5807E">
        <w:rPr>
          <w:color w:val="000000" w:themeColor="text1"/>
        </w:rPr>
        <w:t xml:space="preserve"> are</w:t>
      </w:r>
      <w:r w:rsidR="3F04C1A1" w:rsidRPr="4FF5807E">
        <w:rPr>
          <w:color w:val="000000" w:themeColor="text1"/>
        </w:rPr>
        <w:t>as.</w:t>
      </w:r>
    </w:p>
    <w:p w14:paraId="6845938D" w14:textId="605AB8D3" w:rsidR="14858F50" w:rsidRDefault="14858F50" w:rsidP="629EA13A">
      <w:pPr>
        <w:rPr>
          <w:color w:val="000000" w:themeColor="text1"/>
          <w:sz w:val="24"/>
          <w:szCs w:val="24"/>
        </w:rPr>
      </w:pPr>
    </w:p>
    <w:p w14:paraId="2CDE39C2" w14:textId="7612EB93" w:rsidR="350584A2" w:rsidRDefault="350584A2" w:rsidP="350584A2">
      <w:pPr>
        <w:jc w:val="center"/>
        <w:rPr>
          <w:color w:val="000000" w:themeColor="text1"/>
          <w:sz w:val="24"/>
          <w:szCs w:val="24"/>
        </w:rPr>
      </w:pPr>
    </w:p>
    <w:p w14:paraId="4C287DF8" w14:textId="56F0413B" w:rsidR="59523383" w:rsidRDefault="59523383" w:rsidP="4FF5807E">
      <w:pPr>
        <w:jc w:val="center"/>
        <w:rPr>
          <w:color w:val="000000" w:themeColor="text1"/>
          <w:sz w:val="24"/>
          <w:szCs w:val="24"/>
        </w:rPr>
      </w:pPr>
      <w:r w:rsidRPr="4FF5807E">
        <w:rPr>
          <w:color w:val="000000" w:themeColor="text1"/>
          <w:sz w:val="24"/>
          <w:szCs w:val="24"/>
        </w:rPr>
        <w:t>Key Elements of Zero Trust</w:t>
      </w:r>
    </w:p>
    <w:p w14:paraId="025C5509" w14:textId="1B50F77D" w:rsidR="14858F50" w:rsidRDefault="14858F50" w:rsidP="4FF5807E">
      <w:pPr>
        <w:jc w:val="center"/>
        <w:rPr>
          <w:color w:val="000000" w:themeColor="text1"/>
          <w:sz w:val="24"/>
          <w:szCs w:val="24"/>
        </w:rPr>
      </w:pPr>
    </w:p>
    <w:tbl>
      <w:tblPr>
        <w:tblStyle w:val="TableGrid"/>
        <w:tblW w:w="0" w:type="auto"/>
        <w:tblLook w:val="06A0" w:firstRow="1" w:lastRow="0" w:firstColumn="1" w:lastColumn="0" w:noHBand="1" w:noVBand="1"/>
      </w:tblPr>
      <w:tblGrid>
        <w:gridCol w:w="2323"/>
        <w:gridCol w:w="7027"/>
      </w:tblGrid>
      <w:tr w:rsidR="4FF5807E" w14:paraId="7233F951" w14:textId="77777777" w:rsidTr="4FF5807E">
        <w:trPr>
          <w:trHeight w:val="300"/>
        </w:trPr>
        <w:tc>
          <w:tcPr>
            <w:tcW w:w="2325" w:type="dxa"/>
          </w:tcPr>
          <w:p w14:paraId="351BB74D" w14:textId="4D2186AB" w:rsidR="7666F3A5" w:rsidRDefault="7666F3A5" w:rsidP="4FF5807E">
            <w:pPr>
              <w:rPr>
                <w:color w:val="000000" w:themeColor="text1"/>
              </w:rPr>
            </w:pPr>
            <w:r w:rsidRPr="4FF5807E">
              <w:rPr>
                <w:color w:val="000000" w:themeColor="text1"/>
              </w:rPr>
              <w:t>User ID Validation</w:t>
            </w:r>
          </w:p>
        </w:tc>
        <w:tc>
          <w:tcPr>
            <w:tcW w:w="7035" w:type="dxa"/>
          </w:tcPr>
          <w:p w14:paraId="348FDFEF" w14:textId="3AF60E84" w:rsidR="7666F3A5" w:rsidRDefault="7666F3A5" w:rsidP="4FF5807E">
            <w:pPr>
              <w:rPr>
                <w:color w:val="000000" w:themeColor="text1"/>
              </w:rPr>
            </w:pPr>
            <w:r w:rsidRPr="4FF5807E">
              <w:rPr>
                <w:color w:val="000000" w:themeColor="text1"/>
              </w:rPr>
              <w:t>Every User is authenticated when they access the system</w:t>
            </w:r>
          </w:p>
        </w:tc>
      </w:tr>
      <w:tr w:rsidR="4FF5807E" w14:paraId="28133FD2" w14:textId="77777777" w:rsidTr="4FF5807E">
        <w:trPr>
          <w:trHeight w:val="300"/>
        </w:trPr>
        <w:tc>
          <w:tcPr>
            <w:tcW w:w="2325" w:type="dxa"/>
          </w:tcPr>
          <w:p w14:paraId="7A10FA9B" w14:textId="07CE0E1B" w:rsidR="7666F3A5" w:rsidRDefault="7666F3A5" w:rsidP="4FF5807E">
            <w:pPr>
              <w:rPr>
                <w:color w:val="000000" w:themeColor="text1"/>
              </w:rPr>
            </w:pPr>
            <w:r w:rsidRPr="4FF5807E">
              <w:rPr>
                <w:color w:val="000000" w:themeColor="text1"/>
              </w:rPr>
              <w:t>Device Health Scan</w:t>
            </w:r>
          </w:p>
        </w:tc>
        <w:tc>
          <w:tcPr>
            <w:tcW w:w="7035" w:type="dxa"/>
          </w:tcPr>
          <w:p w14:paraId="63851BC6" w14:textId="02450285" w:rsidR="7666F3A5" w:rsidRDefault="7666F3A5" w:rsidP="4FF5807E">
            <w:pPr>
              <w:rPr>
                <w:color w:val="000000" w:themeColor="text1"/>
              </w:rPr>
            </w:pPr>
            <w:r w:rsidRPr="4FF5807E">
              <w:rPr>
                <w:color w:val="000000" w:themeColor="text1"/>
              </w:rPr>
              <w:t>Devices must meet the security standards by applying the latest security patches and are continuously monitored.</w:t>
            </w:r>
          </w:p>
        </w:tc>
      </w:tr>
      <w:tr w:rsidR="4FF5807E" w14:paraId="3B5280C3" w14:textId="77777777" w:rsidTr="4FF5807E">
        <w:trPr>
          <w:trHeight w:val="300"/>
        </w:trPr>
        <w:tc>
          <w:tcPr>
            <w:tcW w:w="2325" w:type="dxa"/>
          </w:tcPr>
          <w:p w14:paraId="105BBB14" w14:textId="62B05B9D" w:rsidR="7666F3A5" w:rsidRDefault="7666F3A5" w:rsidP="4FF5807E">
            <w:pPr>
              <w:rPr>
                <w:color w:val="000000" w:themeColor="text1"/>
              </w:rPr>
            </w:pPr>
            <w:r w:rsidRPr="4FF5807E">
              <w:rPr>
                <w:color w:val="000000" w:themeColor="text1"/>
              </w:rPr>
              <w:t>Controlled Access</w:t>
            </w:r>
          </w:p>
        </w:tc>
        <w:tc>
          <w:tcPr>
            <w:tcW w:w="7035" w:type="dxa"/>
          </w:tcPr>
          <w:p w14:paraId="5D3C9595" w14:textId="77771BC3" w:rsidR="7666F3A5" w:rsidRDefault="7666F3A5" w:rsidP="4FF5807E">
            <w:pPr>
              <w:rPr>
                <w:color w:val="000000" w:themeColor="text1"/>
              </w:rPr>
            </w:pPr>
            <w:r w:rsidRPr="4FF5807E">
              <w:rPr>
                <w:color w:val="000000" w:themeColor="text1"/>
              </w:rPr>
              <w:t>Users get only the permissions required for their role, reducing risks if an account is hacked.</w:t>
            </w:r>
          </w:p>
          <w:p w14:paraId="48B4DD77" w14:textId="2D406AC5" w:rsidR="4FF5807E" w:rsidRDefault="4FF5807E" w:rsidP="4FF5807E">
            <w:pPr>
              <w:rPr>
                <w:color w:val="000000" w:themeColor="text1"/>
                <w:sz w:val="24"/>
                <w:szCs w:val="24"/>
              </w:rPr>
            </w:pPr>
          </w:p>
        </w:tc>
      </w:tr>
    </w:tbl>
    <w:p w14:paraId="6AFF2AB7" w14:textId="6BBA07A9" w:rsidR="14858F50" w:rsidRDefault="14858F50" w:rsidP="4FF5807E">
      <w:pPr>
        <w:rPr>
          <w:color w:val="000000" w:themeColor="text1"/>
          <w:sz w:val="24"/>
          <w:szCs w:val="24"/>
        </w:rPr>
      </w:pPr>
    </w:p>
    <w:p w14:paraId="4497BC1F" w14:textId="00B75A25" w:rsidR="74C4FD13" w:rsidRDefault="74C4FD13" w:rsidP="629EA13A">
      <w:pPr>
        <w:rPr>
          <w:color w:val="000000" w:themeColor="text1"/>
          <w:sz w:val="24"/>
          <w:szCs w:val="24"/>
        </w:rPr>
      </w:pPr>
      <w:r w:rsidRPr="629EA13A">
        <w:rPr>
          <w:color w:val="000000" w:themeColor="text1"/>
          <w:sz w:val="24"/>
          <w:szCs w:val="24"/>
        </w:rPr>
        <w:t>Why Zero Trust Matters</w:t>
      </w:r>
    </w:p>
    <w:p w14:paraId="770DFF3A" w14:textId="5A138462" w:rsidR="14858F50" w:rsidRDefault="14858F50" w:rsidP="629EA13A">
      <w:pPr>
        <w:rPr>
          <w:color w:val="000000" w:themeColor="text1"/>
          <w:sz w:val="24"/>
          <w:szCs w:val="24"/>
        </w:rPr>
      </w:pPr>
    </w:p>
    <w:p w14:paraId="47C006E7" w14:textId="0A98E864" w:rsidR="74C4FD13" w:rsidRDefault="74C4FD13" w:rsidP="4FF5807E">
      <w:pPr>
        <w:rPr>
          <w:color w:val="000000" w:themeColor="text1"/>
          <w:sz w:val="24"/>
          <w:szCs w:val="24"/>
        </w:rPr>
      </w:pPr>
      <w:r w:rsidRPr="4FF5807E">
        <w:rPr>
          <w:color w:val="000000" w:themeColor="text1"/>
          <w:sz w:val="24"/>
          <w:szCs w:val="24"/>
        </w:rPr>
        <w:t>Zero Trust doesn’t stop checking. It keeps check</w:t>
      </w:r>
      <w:r w:rsidR="3CC88AFC" w:rsidRPr="4FF5807E">
        <w:rPr>
          <w:color w:val="000000" w:themeColor="text1"/>
          <w:sz w:val="24"/>
          <w:szCs w:val="24"/>
        </w:rPr>
        <w:t xml:space="preserve">ing users who are asking for </w:t>
      </w:r>
      <w:r w:rsidR="5F3EA36A" w:rsidRPr="4FF5807E">
        <w:rPr>
          <w:color w:val="000000" w:themeColor="text1"/>
          <w:sz w:val="24"/>
          <w:szCs w:val="24"/>
        </w:rPr>
        <w:t>access</w:t>
      </w:r>
      <w:r w:rsidR="068A7129" w:rsidRPr="4FF5807E">
        <w:rPr>
          <w:color w:val="000000" w:themeColor="text1"/>
          <w:sz w:val="24"/>
          <w:szCs w:val="24"/>
        </w:rPr>
        <w:t xml:space="preserve"> </w:t>
      </w:r>
    </w:p>
    <w:p w14:paraId="1C6BBF36" w14:textId="7C80DB8A" w:rsidR="74C4FD13" w:rsidRDefault="0FDDA3F7" w:rsidP="629EA13A">
      <w:pPr>
        <w:rPr>
          <w:color w:val="000000" w:themeColor="text1"/>
          <w:sz w:val="24"/>
          <w:szCs w:val="24"/>
        </w:rPr>
      </w:pPr>
      <w:r w:rsidRPr="1A57DACF">
        <w:rPr>
          <w:color w:val="000000" w:themeColor="text1"/>
          <w:sz w:val="24"/>
          <w:szCs w:val="24"/>
        </w:rPr>
        <w:t xml:space="preserve">it checks if devices are </w:t>
      </w:r>
      <w:r w:rsidR="66FB5C71" w:rsidRPr="1A57DACF">
        <w:rPr>
          <w:color w:val="000000" w:themeColor="text1"/>
          <w:sz w:val="24"/>
          <w:szCs w:val="24"/>
        </w:rPr>
        <w:t>safe,</w:t>
      </w:r>
      <w:r w:rsidRPr="1A57DACF">
        <w:rPr>
          <w:color w:val="000000" w:themeColor="text1"/>
          <w:sz w:val="24"/>
          <w:szCs w:val="24"/>
        </w:rPr>
        <w:t xml:space="preserve"> and </w:t>
      </w:r>
      <w:r w:rsidR="3D5A1749" w:rsidRPr="1A57DACF">
        <w:rPr>
          <w:color w:val="000000" w:themeColor="text1"/>
          <w:sz w:val="24"/>
          <w:szCs w:val="24"/>
        </w:rPr>
        <w:t>it never gives out more privileges</w:t>
      </w:r>
      <w:r w:rsidR="3A0EB101" w:rsidRPr="1A57DACF">
        <w:rPr>
          <w:color w:val="000000" w:themeColor="text1"/>
          <w:sz w:val="24"/>
          <w:szCs w:val="24"/>
        </w:rPr>
        <w:t xml:space="preserve"> than needed. If someone tries to access sensitive data from a sketchy device, they get blocked out</w:t>
      </w:r>
      <w:r w:rsidR="14BC0FC0" w:rsidRPr="1A57DACF">
        <w:rPr>
          <w:color w:val="000000" w:themeColor="text1"/>
          <w:sz w:val="24"/>
          <w:szCs w:val="24"/>
        </w:rPr>
        <w:t xml:space="preserve">, the extra layer of verification goes a long way especially when you have </w:t>
      </w:r>
      <w:r w:rsidR="4B8C0742" w:rsidRPr="1A57DACF">
        <w:rPr>
          <w:color w:val="000000" w:themeColor="text1"/>
          <w:sz w:val="24"/>
          <w:szCs w:val="24"/>
        </w:rPr>
        <w:t>sensitive</w:t>
      </w:r>
      <w:r w:rsidR="14BC0FC0" w:rsidRPr="1A57DACF">
        <w:rPr>
          <w:color w:val="000000" w:themeColor="text1"/>
          <w:sz w:val="24"/>
          <w:szCs w:val="24"/>
        </w:rPr>
        <w:t xml:space="preserve"> data.</w:t>
      </w:r>
    </w:p>
    <w:p w14:paraId="14E30200" w14:textId="13581F2D" w:rsidR="1A57DACF" w:rsidRDefault="1A57DACF" w:rsidP="1A57DACF">
      <w:pPr>
        <w:rPr>
          <w:color w:val="000000" w:themeColor="text1"/>
          <w:sz w:val="24"/>
          <w:szCs w:val="24"/>
        </w:rPr>
      </w:pPr>
    </w:p>
    <w:p w14:paraId="2F3271A4" w14:textId="2D8F95D4" w:rsidR="051D840D" w:rsidRDefault="051D840D" w:rsidP="1A57DACF">
      <w:pPr>
        <w:rPr>
          <w:color w:val="000000" w:themeColor="text1"/>
          <w:sz w:val="24"/>
          <w:szCs w:val="24"/>
        </w:rPr>
      </w:pPr>
      <w:r w:rsidRPr="1A57DACF">
        <w:rPr>
          <w:color w:val="000000" w:themeColor="text1"/>
          <w:sz w:val="24"/>
          <w:szCs w:val="24"/>
        </w:rPr>
        <w:t>In summary, Zero Trust enhances security by treating every access request as a potential threat.</w:t>
      </w:r>
    </w:p>
    <w:p w14:paraId="0CF91E90" w14:textId="769DE049" w:rsidR="1A57DACF" w:rsidRDefault="1A57DACF" w:rsidP="1A57DACF">
      <w:pPr>
        <w:rPr>
          <w:color w:val="000000" w:themeColor="text1"/>
          <w:sz w:val="24"/>
          <w:szCs w:val="24"/>
        </w:rPr>
      </w:pPr>
    </w:p>
    <w:p w14:paraId="45E56AC9" w14:textId="3E3EB088" w:rsidR="14858F50" w:rsidRDefault="14858F50" w:rsidP="1A57DACF">
      <w:pPr>
        <w:rPr>
          <w:color w:val="F2F2F2" w:themeColor="background1" w:themeShade="F2"/>
        </w:rPr>
      </w:pPr>
    </w:p>
    <w:p w14:paraId="012EA5AC" w14:textId="307834D9" w:rsidR="14858F50" w:rsidRDefault="051D840D" w:rsidP="61990F61">
      <w:pPr>
        <w:rPr>
          <w:sz w:val="32"/>
          <w:szCs w:val="32"/>
        </w:rPr>
      </w:pPr>
      <w:r w:rsidRPr="5A682746">
        <w:rPr>
          <w:rFonts w:ascii="Open Sans" w:eastAsia="Open Sans" w:hAnsi="Open Sans" w:cs="Open Sans"/>
          <w:b/>
          <w:bCs/>
          <w:color w:val="FFFFFF" w:themeColor="background1"/>
        </w:rPr>
        <w:t>dd</w:t>
      </w:r>
      <w:r w:rsidR="1A05AE5B" w:rsidRPr="5A682746">
        <w:rPr>
          <w:sz w:val="32"/>
          <w:szCs w:val="32"/>
        </w:rPr>
        <w:t>This</w:t>
      </w:r>
      <w:r w:rsidR="1A05AE5B" w:rsidRPr="4FF5807E">
        <w:rPr>
          <w:sz w:val="32"/>
          <w:szCs w:val="32"/>
        </w:rPr>
        <w:t xml:space="preserve"> image </w:t>
      </w:r>
      <w:r w:rsidR="3BFB103E" w:rsidRPr="4FF5807E">
        <w:rPr>
          <w:sz w:val="32"/>
          <w:szCs w:val="32"/>
        </w:rPr>
        <w:t>displays</w:t>
      </w:r>
      <w:r w:rsidR="1A05AE5B" w:rsidRPr="4FF5807E">
        <w:rPr>
          <w:sz w:val="32"/>
          <w:szCs w:val="32"/>
        </w:rPr>
        <w:t xml:space="preserve"> the Zero Trust architecture in a really simple way.</w:t>
      </w:r>
    </w:p>
    <w:p w14:paraId="2D05BA37" w14:textId="77777777" w:rsidR="007F77B1" w:rsidRDefault="39E8DB98" w:rsidP="007F77B1">
      <w:pPr>
        <w:keepNext/>
      </w:pPr>
      <w:r>
        <w:rPr>
          <w:noProof/>
        </w:rPr>
        <w:drawing>
          <wp:inline distT="0" distB="0" distL="0" distR="0" wp14:anchorId="4FB639AC" wp14:editId="0A2A495D">
            <wp:extent cx="5876925" cy="3275322"/>
            <wp:effectExtent l="0" t="0" r="0" b="0"/>
            <wp:docPr id="5447252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472524" name="Picture 54472524"/>
                    <pic:cNvPicPr/>
                  </pic:nvPicPr>
                  <pic:blipFill>
                    <a:blip r:embed="rId11">
                      <a:extLst>
                        <a:ext uri="{28A0092B-C50C-407E-A947-70E740481C1C}">
                          <a14:useLocalDpi xmlns:a14="http://schemas.microsoft.com/office/drawing/2010/main"/>
                        </a:ext>
                      </a:extLst>
                    </a:blip>
                    <a:stretch>
                      <a:fillRect/>
                    </a:stretch>
                  </pic:blipFill>
                  <pic:spPr>
                    <a:xfrm>
                      <a:off x="0" y="0"/>
                      <a:ext cx="5876925" cy="3275322"/>
                    </a:xfrm>
                    <a:prstGeom prst="rect">
                      <a:avLst/>
                    </a:prstGeom>
                  </pic:spPr>
                </pic:pic>
              </a:graphicData>
            </a:graphic>
          </wp:inline>
        </w:drawing>
      </w:r>
    </w:p>
    <w:p w14:paraId="41DA1E12" w14:textId="41F74392" w:rsidR="14858F50" w:rsidRDefault="007F77B1" w:rsidP="007F77B1">
      <w:pPr>
        <w:pStyle w:val="Caption"/>
        <w:rPr>
          <w:color w:val="auto"/>
          <w:sz w:val="22"/>
          <w:szCs w:val="22"/>
          <w:rPrChange w:id="9" w:author="Hamad Ebrahim M. Alsaood" w:date="2025-12-01T20:49:00Z">
            <w:rPr>
              <w:color w:val="D6D3CD"/>
              <w:sz w:val="24"/>
              <w:szCs w:val="24"/>
            </w:rPr>
          </w:rPrChange>
        </w:rPr>
      </w:pPr>
      <w:r>
        <w:t xml:space="preserve">Figure </w:t>
      </w:r>
      <w:r>
        <w:fldChar w:fldCharType="begin"/>
      </w:r>
      <w:r>
        <w:instrText xml:space="preserve"> SEQ Figure \* ARABIC </w:instrText>
      </w:r>
      <w:r>
        <w:fldChar w:fldCharType="separate"/>
      </w:r>
      <w:r w:rsidR="00BB20A3">
        <w:rPr>
          <w:noProof/>
        </w:rPr>
        <w:t>1</w:t>
      </w:r>
      <w:r>
        <w:fldChar w:fldCharType="end"/>
      </w:r>
      <w:r>
        <w:t xml:space="preserve"> Zero Trust Security</w:t>
      </w:r>
    </w:p>
    <w:p w14:paraId="392EACF1" w14:textId="118BF06F" w:rsidR="14858F50" w:rsidRDefault="14858F50" w:rsidP="14858F50">
      <w:pPr>
        <w:rPr>
          <w:color w:val="D6D3CD"/>
          <w:sz w:val="24"/>
          <w:szCs w:val="24"/>
        </w:rPr>
      </w:pPr>
    </w:p>
    <w:p w14:paraId="13A2DCC4" w14:textId="68FDE1F7" w:rsidR="14858F50" w:rsidRDefault="14858F50" w:rsidP="14858F50">
      <w:pPr>
        <w:rPr>
          <w:color w:val="D6D3CD"/>
          <w:sz w:val="24"/>
          <w:szCs w:val="24"/>
        </w:rPr>
      </w:pPr>
    </w:p>
    <w:p w14:paraId="0B6ABBA2" w14:textId="105177C6" w:rsidR="14858F50" w:rsidRDefault="14858F50" w:rsidP="14858F50">
      <w:pPr>
        <w:rPr>
          <w:color w:val="D6D3CD"/>
          <w:sz w:val="24"/>
          <w:szCs w:val="24"/>
        </w:rPr>
      </w:pPr>
    </w:p>
    <w:p w14:paraId="67F7CA93" w14:textId="11EA06DD" w:rsidR="14858F50" w:rsidRDefault="14858F50" w:rsidP="14858F50">
      <w:pPr>
        <w:rPr>
          <w:color w:val="D6D3CD"/>
          <w:rPrChange w:id="10" w:author="Hamad Ebrahim M. Alsaood" w:date="2025-12-01T20:48:00Z">
            <w:rPr>
              <w:color w:val="D6D3CD"/>
              <w:sz w:val="28"/>
              <w:szCs w:val="28"/>
            </w:rPr>
          </w:rPrChange>
        </w:rPr>
      </w:pPr>
    </w:p>
    <w:p w14:paraId="501431D8" w14:textId="62BD263D" w:rsidR="14858F50" w:rsidRDefault="14858F50" w:rsidP="14858F50">
      <w:pPr>
        <w:rPr>
          <w:color w:val="D6D3CD"/>
          <w:sz w:val="28"/>
          <w:szCs w:val="28"/>
        </w:rPr>
      </w:pPr>
    </w:p>
    <w:p w14:paraId="701B77B8" w14:textId="6550FE67" w:rsidR="14858F50" w:rsidRDefault="14858F50" w:rsidP="14858F50">
      <w:pPr>
        <w:rPr>
          <w:color w:val="D6D3CD"/>
          <w:sz w:val="24"/>
          <w:szCs w:val="24"/>
          <w:rPrChange w:id="11" w:author="Hamad Ebrahim M. Alsaood" w:date="2025-12-01T20:21:00Z">
            <w:rPr>
              <w:color w:val="D6D3CD"/>
              <w:sz w:val="28"/>
              <w:szCs w:val="28"/>
            </w:rPr>
          </w:rPrChange>
        </w:rPr>
      </w:pPr>
    </w:p>
    <w:p w14:paraId="3D45FB48" w14:textId="2F25EB74" w:rsidR="14858F50" w:rsidRDefault="14858F50" w:rsidP="14858F50">
      <w:pPr>
        <w:rPr>
          <w:color w:val="D6D3CD"/>
          <w:sz w:val="28"/>
          <w:szCs w:val="28"/>
          <w:rPrChange w:id="12" w:author="Hamad Ebrahim M. Alsaood" w:date="2025-12-01T20:19:00Z">
            <w:rPr>
              <w:color w:val="D6D3CD"/>
              <w:sz w:val="21"/>
              <w:szCs w:val="21"/>
            </w:rPr>
          </w:rPrChange>
        </w:rPr>
      </w:pPr>
    </w:p>
    <w:p w14:paraId="57F5ABBD" w14:textId="6C5C2CA7" w:rsidR="14858F50" w:rsidRDefault="14858F50" w:rsidP="14858F50">
      <w:pPr>
        <w:rPr>
          <w:color w:val="D6D3CD"/>
          <w:sz w:val="21"/>
          <w:szCs w:val="21"/>
          <w:rPrChange w:id="13" w:author="Hamad Ebrahim M. Alsaood" w:date="2025-12-01T19:59:00Z">
            <w:rPr/>
          </w:rPrChange>
        </w:rPr>
      </w:pPr>
    </w:p>
    <w:p w14:paraId="1F64F867" w14:textId="0FB0F6A2" w:rsidR="14858F50" w:rsidRDefault="14858F50" w:rsidP="14858F50"/>
    <w:p w14:paraId="6D34AB23" w14:textId="01BFFAB4" w:rsidR="14858F50" w:rsidRDefault="14858F50" w:rsidP="14858F50"/>
    <w:p w14:paraId="13804AFE" w14:textId="77777777" w:rsidR="00F9107F" w:rsidRPr="00F9107F" w:rsidRDefault="00F9107F" w:rsidP="007A266C">
      <w:pPr>
        <w:pStyle w:val="Heading2"/>
        <w:rPr>
          <w:lang w:bidi="ar-BH"/>
        </w:rPr>
      </w:pPr>
      <w:bookmarkStart w:id="14" w:name="_Toc217596382"/>
      <w:r w:rsidRPr="00F9107F">
        <w:t>2.3 Task 3: Threat Detection and Remediation Solutions</w:t>
      </w:r>
      <w:bookmarkEnd w:id="14"/>
    </w:p>
    <w:p w14:paraId="3BC9A9CC" w14:textId="7467321B" w:rsidR="00F9107F" w:rsidRDefault="00F9107F" w:rsidP="00F9107F">
      <w:bookmarkStart w:id="15" w:name="_Toc217596383"/>
      <w:r w:rsidRPr="24089B93">
        <w:rPr>
          <w:rStyle w:val="Heading3Char"/>
        </w:rPr>
        <w:t>2.3.1 Recommended Detection Systems:</w:t>
      </w:r>
      <w:bookmarkEnd w:id="15"/>
      <w:r w:rsidRPr="24089B93">
        <w:rPr>
          <w:rStyle w:val="Heading3Char"/>
        </w:rPr>
        <w:t xml:space="preserve"> </w:t>
      </w:r>
    </w:p>
    <w:p w14:paraId="049E2877" w14:textId="2426833F" w:rsidR="7189BD2A" w:rsidRDefault="7189BD2A"/>
    <w:p w14:paraId="366F767F" w14:textId="23F71EC8" w:rsidR="04DCF4C9" w:rsidRDefault="04DCF4C9" w:rsidP="31F53599">
      <w:pPr>
        <w:pStyle w:val="ListParagraph"/>
        <w:numPr>
          <w:ilvl w:val="0"/>
          <w:numId w:val="5"/>
        </w:numPr>
        <w:rPr>
          <w:sz w:val="28"/>
          <w:szCs w:val="28"/>
        </w:rPr>
      </w:pPr>
      <w:r w:rsidRPr="31F53599">
        <w:rPr>
          <w:sz w:val="28"/>
          <w:szCs w:val="28"/>
        </w:rPr>
        <w:t>Machine learning-based Detection:</w:t>
      </w:r>
    </w:p>
    <w:p w14:paraId="46FD699E" w14:textId="4198ECE2" w:rsidR="7189BD2A" w:rsidRDefault="7189BD2A" w:rsidP="7189BD2A">
      <w:pPr>
        <w:rPr>
          <w:sz w:val="28"/>
          <w:szCs w:val="28"/>
        </w:rPr>
      </w:pPr>
    </w:p>
    <w:p w14:paraId="2BCAAE6D" w14:textId="4BA94741" w:rsidR="04DCF4C9" w:rsidRDefault="4859A4C6" w:rsidP="31F53599">
      <w:pPr>
        <w:pStyle w:val="ListParagraph"/>
        <w:numPr>
          <w:ilvl w:val="0"/>
          <w:numId w:val="4"/>
        </w:numPr>
      </w:pPr>
      <w:r w:rsidRPr="1A57DACF">
        <w:rPr>
          <w:sz w:val="24"/>
          <w:szCs w:val="24"/>
        </w:rPr>
        <w:t xml:space="preserve">Anomaly Detection: </w:t>
      </w:r>
      <w:r w:rsidRPr="1A57DACF">
        <w:rPr>
          <w:rPrChange w:id="16" w:author="Hamad Ebrahim M. Alsaood" w:date="2025-12-12T17:33:00Z">
            <w:rPr>
              <w:sz w:val="24"/>
              <w:szCs w:val="24"/>
            </w:rPr>
          </w:rPrChange>
        </w:rPr>
        <w:t>Machine learning algorithms</w:t>
      </w:r>
      <w:r w:rsidR="437F7C99" w:rsidRPr="1A57DACF">
        <w:t xml:space="preserve"> such as clustering and classification. Can be utilized to </w:t>
      </w:r>
      <w:r w:rsidR="3DC80EA8" w:rsidRPr="1A57DACF">
        <w:t>find</w:t>
      </w:r>
      <w:r w:rsidR="437F7C99" w:rsidRPr="1A57DACF">
        <w:t xml:space="preserve"> unusual </w:t>
      </w:r>
      <w:r w:rsidR="21860981" w:rsidRPr="1A57DACF">
        <w:t xml:space="preserve">network activities. By </w:t>
      </w:r>
      <w:r w:rsidR="078BD1CC" w:rsidRPr="1A57DACF">
        <w:t>training</w:t>
      </w:r>
      <w:r w:rsidR="69B16CED" w:rsidRPr="1A57DACF">
        <w:t xml:space="preserve"> </w:t>
      </w:r>
      <w:r w:rsidR="7B14ED17" w:rsidRPr="1A57DACF">
        <w:t xml:space="preserve">from </w:t>
      </w:r>
      <w:r w:rsidR="69B16CED" w:rsidRPr="1A57DACF">
        <w:t>historical data,</w:t>
      </w:r>
      <w:r w:rsidR="413D04E3" w:rsidRPr="1A57DACF">
        <w:t xml:space="preserve"> the system can detect changes that may indicate threats.</w:t>
      </w:r>
    </w:p>
    <w:p w14:paraId="4F7F6BEE" w14:textId="4018BE4B" w:rsidR="7189BD2A" w:rsidRDefault="7189BD2A" w:rsidP="7189BD2A"/>
    <w:p w14:paraId="4350D71C" w14:textId="50ED14DB" w:rsidR="269EDBFD" w:rsidRDefault="5ACAE8D3">
      <w:pPr>
        <w:pStyle w:val="ListParagraph"/>
        <w:numPr>
          <w:ilvl w:val="0"/>
          <w:numId w:val="4"/>
        </w:numPr>
        <w:pPrChange w:id="17" w:author="Hamad Ebrahim M. Alsaood" w:date="2025-12-12T17:40:00Z">
          <w:pPr/>
        </w:pPrChange>
      </w:pPr>
      <w:r w:rsidRPr="1A57DACF">
        <w:rPr>
          <w:sz w:val="24"/>
          <w:szCs w:val="24"/>
        </w:rPr>
        <w:t>Tools</w:t>
      </w:r>
      <w:r w:rsidRPr="1A57DACF">
        <w:t>: Tools like Darktrace Uses AI and machine learning</w:t>
      </w:r>
      <w:r w:rsidR="7B03D3C6" w:rsidRPr="1A57DACF">
        <w:t xml:space="preserve"> </w:t>
      </w:r>
      <w:r w:rsidR="7F240E51" w:rsidRPr="1A57DACF">
        <w:t xml:space="preserve">for real time detection </w:t>
      </w:r>
      <w:r w:rsidR="7B03D3C6" w:rsidRPr="1A57DACF">
        <w:t xml:space="preserve">to monitor behavior and flag </w:t>
      </w:r>
      <w:r w:rsidR="27AC695F" w:rsidRPr="1A57DACF">
        <w:t>suspicious activities</w:t>
      </w:r>
      <w:r w:rsidR="7B03D3C6" w:rsidRPr="1A57DACF">
        <w:t>.</w:t>
      </w:r>
    </w:p>
    <w:p w14:paraId="5804C147" w14:textId="406EABA5" w:rsidR="7189BD2A" w:rsidRDefault="7189BD2A" w:rsidP="7189BD2A"/>
    <w:p w14:paraId="5E78055F" w14:textId="70E9BB9C" w:rsidR="1C599D6F" w:rsidRDefault="1C599D6F" w:rsidP="7189BD2A">
      <w:pPr>
        <w:rPr>
          <w:sz w:val="28"/>
          <w:szCs w:val="28"/>
        </w:rPr>
      </w:pPr>
      <w:r w:rsidRPr="31F53599">
        <w:rPr>
          <w:sz w:val="24"/>
          <w:szCs w:val="24"/>
        </w:rPr>
        <w:t xml:space="preserve">       </w:t>
      </w:r>
      <w:r w:rsidRPr="31F53599">
        <w:rPr>
          <w:sz w:val="28"/>
          <w:szCs w:val="28"/>
        </w:rPr>
        <w:t>2.</w:t>
      </w:r>
      <w:r w:rsidR="76346B84" w:rsidRPr="31F53599">
        <w:rPr>
          <w:sz w:val="28"/>
          <w:szCs w:val="28"/>
        </w:rPr>
        <w:t xml:space="preserve"> </w:t>
      </w:r>
      <w:r w:rsidRPr="31F53599">
        <w:rPr>
          <w:sz w:val="28"/>
          <w:szCs w:val="28"/>
        </w:rPr>
        <w:t>Behavior Analytics</w:t>
      </w:r>
      <w:r w:rsidR="730AEDC5" w:rsidRPr="31F53599">
        <w:rPr>
          <w:sz w:val="28"/>
          <w:szCs w:val="28"/>
        </w:rPr>
        <w:t xml:space="preserve">: </w:t>
      </w:r>
    </w:p>
    <w:p w14:paraId="0B851A98" w14:textId="65D18387" w:rsidR="7189BD2A" w:rsidRDefault="7189BD2A" w:rsidP="7189BD2A">
      <w:pPr>
        <w:rPr>
          <w:sz w:val="28"/>
          <w:szCs w:val="28"/>
        </w:rPr>
      </w:pPr>
    </w:p>
    <w:p w14:paraId="3118DD67" w14:textId="764C3B85" w:rsidR="4607254C" w:rsidRDefault="4607254C" w:rsidP="31F53599">
      <w:pPr>
        <w:pStyle w:val="ListParagraph"/>
        <w:numPr>
          <w:ilvl w:val="0"/>
          <w:numId w:val="2"/>
        </w:numPr>
        <w:rPr>
          <w:sz w:val="24"/>
          <w:szCs w:val="24"/>
        </w:rPr>
      </w:pPr>
      <w:r w:rsidRPr="31F53599">
        <w:rPr>
          <w:sz w:val="24"/>
          <w:szCs w:val="24"/>
        </w:rPr>
        <w:t>User Behavior analytics (UBA): This technology tracks user behavior to detect unusual actions</w:t>
      </w:r>
      <w:r w:rsidR="56659DF6" w:rsidRPr="31F53599">
        <w:rPr>
          <w:sz w:val="24"/>
          <w:szCs w:val="24"/>
        </w:rPr>
        <w:t>,</w:t>
      </w:r>
      <w:r w:rsidRPr="31F53599">
        <w:rPr>
          <w:sz w:val="24"/>
          <w:szCs w:val="24"/>
        </w:rPr>
        <w:t xml:space="preserve"> such as </w:t>
      </w:r>
      <w:r w:rsidR="57DCF164" w:rsidRPr="31F53599">
        <w:rPr>
          <w:sz w:val="24"/>
          <w:szCs w:val="24"/>
        </w:rPr>
        <w:t>a user accessing data that they don't have access to or even at odd hours on the day.</w:t>
      </w:r>
    </w:p>
    <w:p w14:paraId="694BADE3" w14:textId="190980F0" w:rsidR="7189BD2A" w:rsidRDefault="7189BD2A" w:rsidP="7189BD2A">
      <w:pPr>
        <w:rPr>
          <w:sz w:val="24"/>
          <w:szCs w:val="24"/>
        </w:rPr>
      </w:pPr>
    </w:p>
    <w:p w14:paraId="56848A2A" w14:textId="287A83B9" w:rsidR="12F98B9A" w:rsidRDefault="1398CC09" w:rsidP="31F53599">
      <w:pPr>
        <w:pStyle w:val="ListParagraph"/>
        <w:numPr>
          <w:ilvl w:val="0"/>
          <w:numId w:val="2"/>
        </w:numPr>
      </w:pPr>
      <w:r w:rsidRPr="1A57DACF">
        <w:rPr>
          <w:sz w:val="24"/>
          <w:szCs w:val="24"/>
        </w:rPr>
        <w:t>Tools:</w:t>
      </w:r>
      <w:r w:rsidR="296F2603" w:rsidRPr="1A57DACF">
        <w:rPr>
          <w:sz w:val="24"/>
          <w:szCs w:val="24"/>
        </w:rPr>
        <w:t xml:space="preserve"> </w:t>
      </w:r>
      <w:r w:rsidR="296F2603" w:rsidRPr="1A57DACF">
        <w:rPr>
          <w:rPrChange w:id="18" w:author="Hamad Ebrahim M. Alsaood" w:date="2025-12-12T17:57:00Z">
            <w:rPr>
              <w:sz w:val="24"/>
              <w:szCs w:val="24"/>
            </w:rPr>
          </w:rPrChange>
        </w:rPr>
        <w:t>Varonis and Splunk offer user analytics by monitoring</w:t>
      </w:r>
      <w:r w:rsidR="6FD2E416" w:rsidRPr="1A57DACF">
        <w:t xml:space="preserve"> usual user activities and flagging </w:t>
      </w:r>
      <w:r w:rsidR="3622A4EF" w:rsidRPr="1A57DACF">
        <w:t>unusual activities</w:t>
      </w:r>
      <w:r w:rsidR="6FD2E416" w:rsidRPr="1A57DACF">
        <w:t xml:space="preserve"> that might signal suspicious</w:t>
      </w:r>
      <w:r w:rsidR="22D7EEDE" w:rsidRPr="1A57DACF">
        <w:t xml:space="preserve"> alerts</w:t>
      </w:r>
      <w:r w:rsidR="6FD2E416" w:rsidRPr="1A57DACF">
        <w:t>.</w:t>
      </w:r>
    </w:p>
    <w:p w14:paraId="41D7CD25" w14:textId="4392C64D" w:rsidR="4FF5807E" w:rsidRDefault="4FF5807E" w:rsidP="4FF5807E"/>
    <w:p w14:paraId="0E3D0731" w14:textId="4D602021" w:rsidR="06068F58" w:rsidRDefault="06068F58" w:rsidP="1A57DACF">
      <w:pPr>
        <w:rPr>
          <w:sz w:val="28"/>
          <w:szCs w:val="28"/>
        </w:rPr>
      </w:pPr>
      <w:r w:rsidRPr="1A57DACF">
        <w:rPr>
          <w:sz w:val="28"/>
          <w:szCs w:val="28"/>
        </w:rPr>
        <w:t xml:space="preserve">      3. User and Entity Behavior Analytics (UEBA):</w:t>
      </w:r>
    </w:p>
    <w:p w14:paraId="07D5F74D" w14:textId="55540E02" w:rsidR="4FF5807E" w:rsidRDefault="4FF5807E" w:rsidP="4FF5807E">
      <w:pPr>
        <w:rPr>
          <w:sz w:val="28"/>
          <w:szCs w:val="28"/>
        </w:rPr>
      </w:pPr>
    </w:p>
    <w:p w14:paraId="3D49E130" w14:textId="1F28B1BB" w:rsidR="74B44A57" w:rsidRDefault="74B44A57" w:rsidP="4FF5807E">
      <w:pPr>
        <w:pStyle w:val="ListParagraph"/>
        <w:numPr>
          <w:ilvl w:val="0"/>
          <w:numId w:val="1"/>
        </w:numPr>
      </w:pPr>
      <w:r w:rsidRPr="4FF5807E">
        <w:rPr>
          <w:sz w:val="24"/>
          <w:szCs w:val="24"/>
        </w:rPr>
        <w:t xml:space="preserve">UEBA Systems: </w:t>
      </w:r>
      <w:r w:rsidR="519ED429" w:rsidRPr="4FF5807E">
        <w:t xml:space="preserve">Analyze user, device and application to </w:t>
      </w:r>
      <w:r w:rsidR="69176E05" w:rsidRPr="4FF5807E">
        <w:t>identify and</w:t>
      </w:r>
      <w:r w:rsidR="519ED429" w:rsidRPr="4FF5807E">
        <w:t xml:space="preserve"> evaluate any upcomi</w:t>
      </w:r>
      <w:r w:rsidR="41F5F9BD" w:rsidRPr="4FF5807E">
        <w:t>ng threats in real time.</w:t>
      </w:r>
      <w:r w:rsidR="3F0AA1A5" w:rsidRPr="4FF5807E">
        <w:t xml:space="preserve"> This system can flag any signs of </w:t>
      </w:r>
      <w:r w:rsidR="016C4D77" w:rsidRPr="4FF5807E">
        <w:t>compromised credentials or data exfiltration by combining data from many sources.</w:t>
      </w:r>
    </w:p>
    <w:p w14:paraId="023B3E66" w14:textId="616F706A" w:rsidR="4FF5807E" w:rsidRDefault="4FF5807E" w:rsidP="4FF5807E">
      <w:pPr>
        <w:rPr>
          <w:sz w:val="24"/>
          <w:szCs w:val="24"/>
        </w:rPr>
      </w:pPr>
    </w:p>
    <w:p w14:paraId="0EB4B392" w14:textId="2C844B7A" w:rsidR="5B39B39F" w:rsidRDefault="5B39B39F" w:rsidP="4FF5807E">
      <w:pPr>
        <w:pStyle w:val="ListParagraph"/>
        <w:numPr>
          <w:ilvl w:val="0"/>
          <w:numId w:val="1"/>
        </w:numPr>
        <w:rPr>
          <w:sz w:val="24"/>
          <w:szCs w:val="24"/>
          <w:rPrChange w:id="19" w:author="Hamad Ebrahim M. Alsaood" w:date="2025-12-12T17:57:00Z">
            <w:rPr/>
          </w:rPrChange>
        </w:rPr>
      </w:pPr>
      <w:r w:rsidRPr="4FF5807E">
        <w:rPr>
          <w:sz w:val="24"/>
          <w:szCs w:val="24"/>
        </w:rPr>
        <w:t xml:space="preserve">Tools: UEBA </w:t>
      </w:r>
      <w:r w:rsidR="1A457678" w:rsidRPr="4FF5807E">
        <w:rPr>
          <w:sz w:val="24"/>
          <w:szCs w:val="24"/>
        </w:rPr>
        <w:t>capabilities</w:t>
      </w:r>
      <w:r w:rsidRPr="4FF5807E">
        <w:rPr>
          <w:sz w:val="24"/>
          <w:szCs w:val="24"/>
        </w:rPr>
        <w:t xml:space="preserve"> are provided by </w:t>
      </w:r>
      <w:r w:rsidR="47E10AD4" w:rsidRPr="4FF5807E">
        <w:rPr>
          <w:sz w:val="24"/>
          <w:szCs w:val="24"/>
        </w:rPr>
        <w:t>tools such as logic, splunk and logrythm</w:t>
      </w:r>
      <w:r w:rsidR="30ED1965" w:rsidRPr="4FF5807E">
        <w:rPr>
          <w:sz w:val="24"/>
          <w:szCs w:val="24"/>
        </w:rPr>
        <w:t>. To continuously</w:t>
      </w:r>
      <w:r w:rsidR="0B32FCB5" w:rsidRPr="4FF5807E">
        <w:rPr>
          <w:sz w:val="24"/>
          <w:szCs w:val="24"/>
        </w:rPr>
        <w:t xml:space="preserve"> monitor</w:t>
      </w:r>
      <w:r w:rsidR="0BC8AE9D" w:rsidRPr="4FF5807E">
        <w:rPr>
          <w:sz w:val="24"/>
          <w:szCs w:val="24"/>
        </w:rPr>
        <w:t xml:space="preserve"> unusual and suspicious activities even in </w:t>
      </w:r>
      <w:r w:rsidR="198CB5B5" w:rsidRPr="4FF5807E">
        <w:rPr>
          <w:sz w:val="24"/>
          <w:szCs w:val="24"/>
        </w:rPr>
        <w:t>their</w:t>
      </w:r>
      <w:r w:rsidR="0BC8AE9D" w:rsidRPr="4FF5807E">
        <w:rPr>
          <w:sz w:val="24"/>
          <w:szCs w:val="24"/>
        </w:rPr>
        <w:t xml:space="preserve"> early stages</w:t>
      </w:r>
      <w:r w:rsidR="46BA8884" w:rsidRPr="4FF5807E">
        <w:rPr>
          <w:sz w:val="24"/>
          <w:szCs w:val="24"/>
        </w:rPr>
        <w:t>.</w:t>
      </w:r>
    </w:p>
    <w:p w14:paraId="1021340B" w14:textId="77777777" w:rsidR="00391797" w:rsidRPr="00F9107F" w:rsidRDefault="00391797" w:rsidP="00F9107F"/>
    <w:p w14:paraId="4283C170" w14:textId="6A9B6C8A" w:rsidR="00F9107F" w:rsidRPr="00F9107F" w:rsidRDefault="720874FE" w:rsidP="00F9107F">
      <w:bookmarkStart w:id="20" w:name="_Toc217596384"/>
      <w:r w:rsidRPr="009E2B7E">
        <w:rPr>
          <w:rStyle w:val="Heading3Char"/>
        </w:rPr>
        <w:t>2.3.2 Remediation Strategies</w:t>
      </w:r>
      <w:bookmarkEnd w:id="20"/>
      <w:r w:rsidRPr="009E2B7E">
        <w:rPr>
          <w:b/>
          <w:bCs/>
        </w:rPr>
        <w:t>:</w:t>
      </w:r>
      <w:r>
        <w:t xml:space="preserve"> </w:t>
      </w:r>
    </w:p>
    <w:p w14:paraId="7AB52AF0" w14:textId="5A2618CA" w:rsidR="47EECE93" w:rsidRDefault="47EECE93" w:rsidP="47EECE93">
      <w:pPr>
        <w:rPr>
          <w:b/>
          <w:bCs/>
        </w:rPr>
      </w:pPr>
    </w:p>
    <w:p w14:paraId="34D97F5D" w14:textId="0C51BDAD" w:rsidR="3E2267E9" w:rsidRDefault="3E2267E9" w:rsidP="7ED91E2C">
      <w:pPr>
        <w:pStyle w:val="ListParagraph"/>
        <w:numPr>
          <w:ilvl w:val="0"/>
          <w:numId w:val="47"/>
        </w:numPr>
      </w:pPr>
      <w:r w:rsidRPr="24089B93">
        <w:rPr>
          <w:sz w:val="24"/>
          <w:szCs w:val="24"/>
        </w:rPr>
        <w:t>Automated Isolation</w:t>
      </w:r>
      <w:r w:rsidRPr="24089B93">
        <w:rPr>
          <w:sz w:val="26"/>
          <w:szCs w:val="26"/>
        </w:rPr>
        <w:t>:</w:t>
      </w:r>
      <w:r w:rsidR="482DBC34" w:rsidRPr="24089B93">
        <w:rPr>
          <w:sz w:val="26"/>
          <w:szCs w:val="26"/>
        </w:rPr>
        <w:t xml:space="preserve"> </w:t>
      </w:r>
      <w:r w:rsidR="51079AF1" w:rsidRPr="24089B93">
        <w:rPr>
          <w:sz w:val="26"/>
          <w:szCs w:val="26"/>
        </w:rPr>
        <w:t>I</w:t>
      </w:r>
      <w:r w:rsidR="324E216F" w:rsidRPr="24089B93">
        <w:t xml:space="preserve">f an upcoming threat is detected </w:t>
      </w:r>
      <w:r w:rsidR="49A54F28">
        <w:t>compromised network entities</w:t>
      </w:r>
      <w:r w:rsidR="795185DE" w:rsidRPr="24089B93">
        <w:t xml:space="preserve"> can be isolated from it to help prevent the spread of malware or unauthorized access and it also help reduce the risk of </w:t>
      </w:r>
      <w:r w:rsidR="24D47A47" w:rsidRPr="24089B93">
        <w:t xml:space="preserve">further data loss while the </w:t>
      </w:r>
      <w:r w:rsidR="0DF4071A" w:rsidRPr="24089B93">
        <w:t>incident is still being investigated.</w:t>
      </w:r>
    </w:p>
    <w:p w14:paraId="580DB625" w14:textId="665B5860" w:rsidR="47EECE93" w:rsidRDefault="47EECE93" w:rsidP="47EECE93">
      <w:pPr>
        <w:spacing w:before="240" w:after="240"/>
        <w:rPr>
          <w:sz w:val="26"/>
          <w:szCs w:val="26"/>
        </w:rPr>
      </w:pPr>
    </w:p>
    <w:p w14:paraId="7230FC3B" w14:textId="72531C4E" w:rsidR="37AA9DA3" w:rsidRDefault="3E2267E9" w:rsidP="47D4DBBA">
      <w:pPr>
        <w:pStyle w:val="ListParagraph"/>
        <w:numPr>
          <w:ilvl w:val="0"/>
          <w:numId w:val="47"/>
        </w:numPr>
        <w:spacing w:before="240" w:after="240"/>
        <w:rPr>
          <w:sz w:val="24"/>
          <w:szCs w:val="24"/>
        </w:rPr>
      </w:pPr>
      <w:r w:rsidRPr="24089B93">
        <w:rPr>
          <w:sz w:val="24"/>
          <w:szCs w:val="24"/>
        </w:rPr>
        <w:t>Alert Escalation:</w:t>
      </w:r>
      <w:r w:rsidR="18CB0B2F" w:rsidRPr="24089B93">
        <w:rPr>
          <w:sz w:val="24"/>
          <w:szCs w:val="24"/>
        </w:rPr>
        <w:t xml:space="preserve"> </w:t>
      </w:r>
      <w:r w:rsidR="419199BF" w:rsidRPr="24089B93">
        <w:rPr>
          <w:sz w:val="24"/>
          <w:szCs w:val="24"/>
        </w:rPr>
        <w:t xml:space="preserve">High level </w:t>
      </w:r>
      <w:r w:rsidR="164545A6" w:rsidRPr="24089B93">
        <w:rPr>
          <w:sz w:val="24"/>
          <w:szCs w:val="24"/>
        </w:rPr>
        <w:t>security alerts are sent to security specialists</w:t>
      </w:r>
      <w:r w:rsidR="64225C40" w:rsidRPr="24089B93">
        <w:rPr>
          <w:sz w:val="24"/>
          <w:szCs w:val="24"/>
        </w:rPr>
        <w:t xml:space="preserve"> or the responsible team for the responses to </w:t>
      </w:r>
      <w:r w:rsidR="503636A5" w:rsidRPr="24089B93">
        <w:rPr>
          <w:sz w:val="24"/>
          <w:szCs w:val="24"/>
        </w:rPr>
        <w:t>ensure that</w:t>
      </w:r>
      <w:r w:rsidR="62971FD6" w:rsidRPr="24089B93">
        <w:rPr>
          <w:sz w:val="24"/>
          <w:szCs w:val="24"/>
        </w:rPr>
        <w:t xml:space="preserve"> threats </w:t>
      </w:r>
      <w:r w:rsidR="3BBFD407" w:rsidRPr="24089B93">
        <w:rPr>
          <w:sz w:val="24"/>
          <w:szCs w:val="24"/>
        </w:rPr>
        <w:t>receive</w:t>
      </w:r>
      <w:r w:rsidR="62971FD6" w:rsidRPr="24089B93">
        <w:rPr>
          <w:sz w:val="24"/>
          <w:szCs w:val="24"/>
        </w:rPr>
        <w:t xml:space="preserve"> immediate attention. Enhancing response times </w:t>
      </w:r>
      <w:r w:rsidR="2FF37505" w:rsidRPr="24089B93">
        <w:rPr>
          <w:sz w:val="24"/>
          <w:szCs w:val="24"/>
        </w:rPr>
        <w:t>and mitigation before upcoming threats.</w:t>
      </w:r>
    </w:p>
    <w:p w14:paraId="752A2A40" w14:textId="23700FE5" w:rsidR="47EECE93" w:rsidRDefault="47EECE93" w:rsidP="24089B93">
      <w:pPr>
        <w:spacing w:before="240" w:after="240"/>
        <w:rPr>
          <w:sz w:val="24"/>
          <w:szCs w:val="24"/>
        </w:rPr>
      </w:pPr>
    </w:p>
    <w:p w14:paraId="797D7F6C" w14:textId="4B437679" w:rsidR="3E2267E9" w:rsidRDefault="3E2267E9" w:rsidP="17BC426D">
      <w:pPr>
        <w:pStyle w:val="ListParagraph"/>
        <w:numPr>
          <w:ilvl w:val="0"/>
          <w:numId w:val="47"/>
        </w:numPr>
        <w:spacing w:before="240" w:after="240"/>
        <w:rPr>
          <w:sz w:val="24"/>
          <w:szCs w:val="24"/>
        </w:rPr>
      </w:pPr>
      <w:r w:rsidRPr="24089B93">
        <w:rPr>
          <w:sz w:val="24"/>
          <w:szCs w:val="24"/>
        </w:rPr>
        <w:t>Ticketing Workflows:</w:t>
      </w:r>
      <w:r w:rsidR="3B210C33" w:rsidRPr="51F6371D">
        <w:rPr>
          <w:sz w:val="24"/>
          <w:szCs w:val="24"/>
        </w:rPr>
        <w:t xml:space="preserve"> </w:t>
      </w:r>
      <w:r w:rsidR="44E34606" w:rsidRPr="380D92FA">
        <w:rPr>
          <w:sz w:val="24"/>
          <w:szCs w:val="24"/>
        </w:rPr>
        <w:t xml:space="preserve">after </w:t>
      </w:r>
      <w:r w:rsidR="574D92B6" w:rsidRPr="6AF67BB1">
        <w:rPr>
          <w:sz w:val="24"/>
          <w:szCs w:val="24"/>
        </w:rPr>
        <w:t>the</w:t>
      </w:r>
      <w:r w:rsidR="574D92B6" w:rsidRPr="39EFBEE1">
        <w:rPr>
          <w:sz w:val="24"/>
          <w:szCs w:val="24"/>
        </w:rPr>
        <w:t xml:space="preserve"> events happen </w:t>
      </w:r>
      <w:r w:rsidR="574D92B6" w:rsidRPr="1DD77EFC">
        <w:rPr>
          <w:sz w:val="24"/>
          <w:szCs w:val="24"/>
        </w:rPr>
        <w:t xml:space="preserve">they are </w:t>
      </w:r>
      <w:r w:rsidR="574D92B6" w:rsidRPr="339DA235">
        <w:rPr>
          <w:sz w:val="24"/>
          <w:szCs w:val="24"/>
        </w:rPr>
        <w:t xml:space="preserve">logged </w:t>
      </w:r>
      <w:r w:rsidR="574D92B6" w:rsidRPr="65FDE93D">
        <w:rPr>
          <w:sz w:val="24"/>
          <w:szCs w:val="24"/>
        </w:rPr>
        <w:t xml:space="preserve">into </w:t>
      </w:r>
      <w:r w:rsidR="574D92B6" w:rsidRPr="10821EEC">
        <w:rPr>
          <w:sz w:val="24"/>
          <w:szCs w:val="24"/>
        </w:rPr>
        <w:t xml:space="preserve">case management </w:t>
      </w:r>
      <w:r w:rsidR="574D92B6" w:rsidRPr="7ACA6841">
        <w:rPr>
          <w:sz w:val="24"/>
          <w:szCs w:val="24"/>
        </w:rPr>
        <w:t xml:space="preserve">systems </w:t>
      </w:r>
      <w:r w:rsidR="574D92B6" w:rsidRPr="53E7CEE7">
        <w:rPr>
          <w:sz w:val="24"/>
          <w:szCs w:val="24"/>
        </w:rPr>
        <w:t xml:space="preserve">to make sure that </w:t>
      </w:r>
      <w:r w:rsidR="574D92B6" w:rsidRPr="1C97AC67">
        <w:rPr>
          <w:sz w:val="24"/>
          <w:szCs w:val="24"/>
        </w:rPr>
        <w:t xml:space="preserve">their </w:t>
      </w:r>
      <w:r w:rsidR="574D92B6" w:rsidRPr="4BC26BAB">
        <w:rPr>
          <w:sz w:val="24"/>
          <w:szCs w:val="24"/>
        </w:rPr>
        <w:t xml:space="preserve">properly </w:t>
      </w:r>
      <w:r w:rsidR="574D92B6" w:rsidRPr="76357BBD">
        <w:rPr>
          <w:sz w:val="24"/>
          <w:szCs w:val="24"/>
        </w:rPr>
        <w:t xml:space="preserve">tracked </w:t>
      </w:r>
      <w:r w:rsidR="574D92B6" w:rsidRPr="07A22AC5">
        <w:rPr>
          <w:sz w:val="24"/>
          <w:szCs w:val="24"/>
        </w:rPr>
        <w:t xml:space="preserve">and </w:t>
      </w:r>
      <w:r w:rsidR="574D92B6" w:rsidRPr="76AC8FB5">
        <w:rPr>
          <w:sz w:val="24"/>
          <w:szCs w:val="24"/>
        </w:rPr>
        <w:t>managed</w:t>
      </w:r>
      <w:r w:rsidR="574D92B6" w:rsidRPr="16865C1C">
        <w:rPr>
          <w:sz w:val="24"/>
          <w:szCs w:val="24"/>
        </w:rPr>
        <w:t xml:space="preserve"> </w:t>
      </w:r>
      <w:r w:rsidR="574D92B6" w:rsidRPr="3894738F">
        <w:rPr>
          <w:sz w:val="24"/>
          <w:szCs w:val="24"/>
        </w:rPr>
        <w:t xml:space="preserve">so </w:t>
      </w:r>
      <w:r w:rsidR="574D92B6" w:rsidRPr="29EA584A">
        <w:rPr>
          <w:sz w:val="24"/>
          <w:szCs w:val="24"/>
        </w:rPr>
        <w:t>th</w:t>
      </w:r>
      <w:r w:rsidR="61D232D0" w:rsidRPr="29EA584A">
        <w:rPr>
          <w:sz w:val="24"/>
          <w:szCs w:val="24"/>
        </w:rPr>
        <w:t xml:space="preserve">at </w:t>
      </w:r>
      <w:r w:rsidR="61D232D0" w:rsidRPr="1B3D517D">
        <w:rPr>
          <w:sz w:val="24"/>
          <w:szCs w:val="24"/>
        </w:rPr>
        <w:t xml:space="preserve">upcoming </w:t>
      </w:r>
      <w:r w:rsidR="61D232D0" w:rsidRPr="590CA053">
        <w:rPr>
          <w:sz w:val="24"/>
          <w:szCs w:val="24"/>
        </w:rPr>
        <w:t xml:space="preserve">threats </w:t>
      </w:r>
      <w:r w:rsidR="61D232D0" w:rsidRPr="54AA676D">
        <w:rPr>
          <w:sz w:val="24"/>
          <w:szCs w:val="24"/>
        </w:rPr>
        <w:t xml:space="preserve">receive action </w:t>
      </w:r>
      <w:r w:rsidR="61D232D0" w:rsidRPr="2CEA8BDA">
        <w:rPr>
          <w:sz w:val="24"/>
          <w:szCs w:val="24"/>
        </w:rPr>
        <w:t xml:space="preserve">immediately </w:t>
      </w:r>
      <w:r w:rsidR="61D232D0" w:rsidRPr="7CD73646">
        <w:rPr>
          <w:sz w:val="24"/>
          <w:szCs w:val="24"/>
        </w:rPr>
        <w:t xml:space="preserve">for </w:t>
      </w:r>
      <w:r w:rsidR="61D232D0" w:rsidRPr="1FD12038">
        <w:rPr>
          <w:sz w:val="24"/>
          <w:szCs w:val="24"/>
        </w:rPr>
        <w:t xml:space="preserve">faster </w:t>
      </w:r>
      <w:r w:rsidR="61D232D0" w:rsidRPr="65D71EB1">
        <w:rPr>
          <w:sz w:val="24"/>
          <w:szCs w:val="24"/>
        </w:rPr>
        <w:t>management</w:t>
      </w:r>
      <w:r w:rsidR="61D232D0" w:rsidRPr="1281F5EE">
        <w:rPr>
          <w:sz w:val="24"/>
          <w:szCs w:val="24"/>
        </w:rPr>
        <w:t xml:space="preserve"> and </w:t>
      </w:r>
      <w:r w:rsidR="61D232D0" w:rsidRPr="745866D4">
        <w:rPr>
          <w:sz w:val="24"/>
          <w:szCs w:val="24"/>
        </w:rPr>
        <w:t>mitigation.</w:t>
      </w:r>
    </w:p>
    <w:p w14:paraId="6F0318C9" w14:textId="7E4913B8" w:rsidR="47EECE93" w:rsidRDefault="47EECE93" w:rsidP="47EECE93">
      <w:pPr>
        <w:spacing w:before="240" w:after="240"/>
        <w:rPr>
          <w:b/>
          <w:bCs/>
        </w:rPr>
      </w:pPr>
    </w:p>
    <w:p w14:paraId="022BC9ED" w14:textId="38879D98" w:rsidR="47EECE93" w:rsidRDefault="47EECE93"/>
    <w:p w14:paraId="7BDC71B4" w14:textId="58270B74" w:rsidR="1A57DACF" w:rsidRDefault="1A57DACF"/>
    <w:p w14:paraId="5E7C17C9" w14:textId="143A6D78" w:rsidR="1A57DACF" w:rsidRDefault="1A57DACF"/>
    <w:p w14:paraId="5B784825" w14:textId="1E3146D5" w:rsidR="1A57DACF" w:rsidRDefault="1A57DACF"/>
    <w:p w14:paraId="0E9E0579" w14:textId="6B505514" w:rsidR="00BB20A3" w:rsidRDefault="00F9107F" w:rsidP="00407A31">
      <w:pPr>
        <w:pStyle w:val="Heading2"/>
      </w:pPr>
      <w:bookmarkStart w:id="21" w:name="_Toc217596385"/>
      <w:r w:rsidRPr="00F9107F">
        <w:t>2.4 Task 4: Hierarchical Network Security Design</w:t>
      </w:r>
      <w:bookmarkEnd w:id="21"/>
    </w:p>
    <w:p w14:paraId="472420D0" w14:textId="77777777" w:rsidR="00407A31" w:rsidRDefault="00407A31" w:rsidP="00AF7124">
      <w:pPr>
        <w:spacing w:after="160" w:line="278" w:lineRule="auto"/>
      </w:pPr>
    </w:p>
    <w:p w14:paraId="77E167BD" w14:textId="03DCC2A7" w:rsidR="00AF7124" w:rsidRPr="00484269" w:rsidRDefault="00AF7124" w:rsidP="00AF7124">
      <w:pPr>
        <w:spacing w:after="160" w:line="278" w:lineRule="auto"/>
      </w:pPr>
      <w:r w:rsidRPr="00484269">
        <w:t>This task presents a network architecture for the hierarchical network, emphasizing layered security controls to mitigate risks at multiple points. The design incorporates segmentation by department to isolate sensitive resources, an IP address scheme optimized for scalability, VLAN assignments for logical grouping, access control lists (ACLs) for traffic filtering, and network hardening strategies to reduce attack surfaces. Security devices</w:t>
      </w:r>
      <w:r>
        <w:t>,</w:t>
      </w:r>
      <w:r w:rsidRPr="00484269">
        <w:t>including intrusion detection systems (IDS), intrusion prevention systems (IPS), firewalls, and email/web security appliances</w:t>
      </w:r>
      <w:r>
        <w:t xml:space="preserve">, </w:t>
      </w:r>
      <w:r w:rsidRPr="00484269">
        <w:t>are strategically placed across network layers. The architecture follows a three-tier hierarchical model (access, distribution, and core/edge), with justifications provided for Layer 2 (L2) and Layer 3 (L3) segmentation decisions based on security, routing efficiency, and scalability needs.</w:t>
      </w:r>
    </w:p>
    <w:p w14:paraId="66AD8DC8" w14:textId="4F34196D" w:rsidR="00407A31" w:rsidRPr="00484269" w:rsidRDefault="00AF7124" w:rsidP="00407A31">
      <w:pPr>
        <w:spacing w:after="160" w:line="278" w:lineRule="auto"/>
      </w:pPr>
      <w:r w:rsidRPr="00484269">
        <w:t xml:space="preserve">Logical diagrams </w:t>
      </w:r>
      <w:r w:rsidR="00407A31">
        <w:t xml:space="preserve">(see </w:t>
      </w:r>
      <w:r w:rsidR="00BB20A3">
        <w:fldChar w:fldCharType="begin"/>
      </w:r>
      <w:r w:rsidR="00BB20A3">
        <w:instrText xml:space="preserve"> REF _Ref217572154 \h </w:instrText>
      </w:r>
      <w:r w:rsidR="00BB20A3">
        <w:fldChar w:fldCharType="separate"/>
      </w:r>
      <w:r w:rsidR="00BB20A3">
        <w:t xml:space="preserve">Figure </w:t>
      </w:r>
      <w:r w:rsidR="00BB20A3">
        <w:rPr>
          <w:noProof/>
        </w:rPr>
        <w:t>3</w:t>
      </w:r>
      <w:r w:rsidR="00BB20A3">
        <w:t xml:space="preserve"> Cisco Design Network Architecture</w:t>
      </w:r>
      <w:r w:rsidR="00BB20A3">
        <w:fldChar w:fldCharType="end"/>
      </w:r>
      <w:r w:rsidR="00407A31">
        <w:t xml:space="preserve">), it </w:t>
      </w:r>
      <w:r w:rsidRPr="00484269">
        <w:t xml:space="preserve">illustrate the overall topology and security placements. </w:t>
      </w:r>
      <w:r w:rsidR="00BB20A3">
        <w:fldChar w:fldCharType="begin"/>
      </w:r>
      <w:r w:rsidR="00BB20A3">
        <w:instrText xml:space="preserve"> REF _Ref217572154 \h </w:instrText>
      </w:r>
      <w:r w:rsidR="00BB20A3">
        <w:fldChar w:fldCharType="separate"/>
      </w:r>
      <w:r w:rsidR="00BB20A3">
        <w:t xml:space="preserve">Figure </w:t>
      </w:r>
      <w:r w:rsidR="00BB20A3">
        <w:rPr>
          <w:noProof/>
        </w:rPr>
        <w:t>3</w:t>
      </w:r>
      <w:r w:rsidR="00BB20A3">
        <w:t xml:space="preserve"> Cisco Design Network Architecture</w:t>
      </w:r>
      <w:r w:rsidR="00BB20A3">
        <w:fldChar w:fldCharType="end"/>
      </w:r>
      <w:r w:rsidRPr="00484269">
        <w:t xml:space="preserve"> depicts the high-level hierarchical structure</w:t>
      </w:r>
      <w:r w:rsidR="00407A31">
        <w:t>.</w:t>
      </w:r>
    </w:p>
    <w:p w14:paraId="6D127362" w14:textId="77777777" w:rsidR="00AF7124" w:rsidRDefault="00AF7124" w:rsidP="00F9107F">
      <w:pPr>
        <w:rPr>
          <w:rStyle w:val="Heading3Char"/>
        </w:rPr>
      </w:pPr>
    </w:p>
    <w:p w14:paraId="69651722" w14:textId="77777777" w:rsidR="00407A31" w:rsidRDefault="00407A31" w:rsidP="00F9107F">
      <w:pPr>
        <w:rPr>
          <w:rStyle w:val="Heading3Char"/>
        </w:rPr>
      </w:pPr>
    </w:p>
    <w:p w14:paraId="59F4634C" w14:textId="46C0DD24" w:rsidR="00F9107F" w:rsidRPr="00F9107F" w:rsidRDefault="00F9107F" w:rsidP="00F9107F">
      <w:bookmarkStart w:id="22" w:name="_Toc217596386"/>
      <w:r w:rsidRPr="24089B93">
        <w:rPr>
          <w:rStyle w:val="Heading3Char"/>
        </w:rPr>
        <w:t>2.4.1 Logical Network Diagram:</w:t>
      </w:r>
      <w:bookmarkEnd w:id="22"/>
      <w:r w:rsidRPr="24089B93">
        <w:rPr>
          <w:rStyle w:val="Heading3Char"/>
        </w:rPr>
        <w:t xml:space="preserve"> </w:t>
      </w:r>
    </w:p>
    <w:p w14:paraId="519EE4D0" w14:textId="77777777" w:rsidR="00F96003" w:rsidRDefault="00F96003" w:rsidP="24089B93">
      <w:pPr>
        <w:rPr>
          <w:b/>
          <w:bCs/>
        </w:rPr>
      </w:pPr>
    </w:p>
    <w:p w14:paraId="44E42E45" w14:textId="77777777" w:rsidR="00F96003" w:rsidRPr="00484269" w:rsidRDefault="00F96003" w:rsidP="00F96003">
      <w:pPr>
        <w:spacing w:after="160" w:line="278" w:lineRule="auto"/>
      </w:pPr>
      <w:r w:rsidRPr="00484269">
        <w:t>The architecture is divided into three primary zones: Outside (untrusted WAN/Internet), DMZ (semi-trusted for public-facing services), and Inside (trusted internal network). This zoning enforces DiD by applying controls at each boundary and within layers.</w:t>
      </w:r>
    </w:p>
    <w:p w14:paraId="00CFE470" w14:textId="77777777" w:rsidR="00F96003" w:rsidRPr="00484269" w:rsidRDefault="00F96003" w:rsidP="00F96003">
      <w:pPr>
        <w:widowControl/>
        <w:numPr>
          <w:ilvl w:val="0"/>
          <w:numId w:val="56"/>
        </w:numPr>
        <w:autoSpaceDE/>
        <w:autoSpaceDN/>
        <w:spacing w:after="160" w:line="278" w:lineRule="auto"/>
      </w:pPr>
      <w:r w:rsidRPr="00484269">
        <w:rPr>
          <w:b/>
          <w:bCs/>
        </w:rPr>
        <w:t>Outside Zone</w:t>
      </w:r>
      <w:r w:rsidRPr="00484269">
        <w:t>: Connects to the Internet and branch sites (Dubai, Riyadh, Doha) via the edge router using DMVPN for secure site-to-site VPNs over public links. Public IPs (e.g., 201.10.0.0/30 for branch links, 209.10.0.0/28 for router-firewall connections) are used here.</w:t>
      </w:r>
    </w:p>
    <w:p w14:paraId="427B4839" w14:textId="77777777" w:rsidR="00F96003" w:rsidRPr="00484269" w:rsidRDefault="00F96003" w:rsidP="00F96003">
      <w:pPr>
        <w:widowControl/>
        <w:numPr>
          <w:ilvl w:val="0"/>
          <w:numId w:val="56"/>
        </w:numPr>
        <w:autoSpaceDE/>
        <w:autoSpaceDN/>
        <w:spacing w:after="160" w:line="278" w:lineRule="auto"/>
      </w:pPr>
      <w:r w:rsidRPr="00484269">
        <w:rPr>
          <w:b/>
          <w:bCs/>
        </w:rPr>
        <w:t>DMZ Zone</w:t>
      </w:r>
      <w:r w:rsidRPr="00484269">
        <w:t>: Hosts public-facing servers (HTTP, email) and monitoring devices, isolated to prevent lateral movement if compromised.</w:t>
      </w:r>
    </w:p>
    <w:p w14:paraId="0E8E7AA5" w14:textId="77777777" w:rsidR="00F96003" w:rsidRPr="00484269" w:rsidRDefault="00F96003" w:rsidP="00F96003">
      <w:pPr>
        <w:widowControl/>
        <w:numPr>
          <w:ilvl w:val="0"/>
          <w:numId w:val="56"/>
        </w:numPr>
        <w:autoSpaceDE/>
        <w:autoSpaceDN/>
        <w:spacing w:after="160" w:line="278" w:lineRule="auto"/>
      </w:pPr>
      <w:r w:rsidRPr="00484269">
        <w:rPr>
          <w:b/>
          <w:bCs/>
        </w:rPr>
        <w:t>Inside Zone</w:t>
      </w:r>
      <w:r w:rsidRPr="00484269">
        <w:t>: Contains departmental segments, management resources, and core routing/switching.</w:t>
      </w:r>
    </w:p>
    <w:p w14:paraId="0B03B2E8" w14:textId="77777777" w:rsidR="00F96003" w:rsidRPr="00484269" w:rsidRDefault="00F96003" w:rsidP="00F96003">
      <w:pPr>
        <w:spacing w:after="160" w:line="278" w:lineRule="auto"/>
      </w:pPr>
      <w:r w:rsidRPr="00484269">
        <w:t>The hierarchical layers are:</w:t>
      </w:r>
    </w:p>
    <w:p w14:paraId="27F33324" w14:textId="77777777" w:rsidR="00F96003" w:rsidRPr="00484269" w:rsidRDefault="00F96003" w:rsidP="00F96003">
      <w:pPr>
        <w:widowControl/>
        <w:numPr>
          <w:ilvl w:val="0"/>
          <w:numId w:val="57"/>
        </w:numPr>
        <w:autoSpaceDE/>
        <w:autoSpaceDN/>
        <w:spacing w:after="160" w:line="278" w:lineRule="auto"/>
      </w:pPr>
      <w:r w:rsidRPr="00484269">
        <w:rPr>
          <w:b/>
          <w:bCs/>
        </w:rPr>
        <w:t>Access Layer</w:t>
      </w:r>
      <w:r w:rsidRPr="00484269">
        <w:t>: End-user devices (e.g., PCs in HR, Sales) connect via access switches with port-level security.</w:t>
      </w:r>
    </w:p>
    <w:p w14:paraId="37FDC325" w14:textId="77777777" w:rsidR="00F96003" w:rsidRPr="00484269" w:rsidRDefault="00F96003" w:rsidP="00F96003">
      <w:pPr>
        <w:widowControl/>
        <w:numPr>
          <w:ilvl w:val="0"/>
          <w:numId w:val="57"/>
        </w:numPr>
        <w:autoSpaceDE/>
        <w:autoSpaceDN/>
        <w:spacing w:after="160" w:line="278" w:lineRule="auto"/>
      </w:pPr>
      <w:r w:rsidRPr="00484269">
        <w:rPr>
          <w:b/>
          <w:bCs/>
        </w:rPr>
        <w:t>Distribution Layer</w:t>
      </w:r>
      <w:r w:rsidRPr="00484269">
        <w:t>: Aggregates access traffic, enforces inter-VLAN routing, and applies ACLs/IPS.</w:t>
      </w:r>
    </w:p>
    <w:p w14:paraId="1D343ED5" w14:textId="77777777" w:rsidR="00F96003" w:rsidRPr="00484269" w:rsidRDefault="00F96003" w:rsidP="00F96003">
      <w:pPr>
        <w:widowControl/>
        <w:numPr>
          <w:ilvl w:val="0"/>
          <w:numId w:val="57"/>
        </w:numPr>
        <w:autoSpaceDE/>
        <w:autoSpaceDN/>
        <w:spacing w:after="160" w:line="278" w:lineRule="auto"/>
      </w:pPr>
      <w:r w:rsidRPr="00484269">
        <w:rPr>
          <w:b/>
          <w:bCs/>
        </w:rPr>
        <w:t>Core/Edge Layer</w:t>
      </w:r>
      <w:r w:rsidRPr="00484269">
        <w:t>: Handles high-speed routing to branches/Internet via the edge router and firewalls.</w:t>
      </w:r>
    </w:p>
    <w:p w14:paraId="785B236E" w14:textId="77777777" w:rsidR="00F96003" w:rsidRPr="00484269" w:rsidRDefault="00F96003" w:rsidP="00F96003">
      <w:pPr>
        <w:spacing w:after="160" w:line="278" w:lineRule="auto"/>
      </w:pPr>
      <w:r w:rsidRPr="00484269">
        <w:t>Security devices are placed as follows:</w:t>
      </w:r>
    </w:p>
    <w:p w14:paraId="5B6B19B0" w14:textId="77777777" w:rsidR="00F96003" w:rsidRPr="00484269" w:rsidRDefault="00F96003" w:rsidP="00F96003">
      <w:pPr>
        <w:widowControl/>
        <w:numPr>
          <w:ilvl w:val="0"/>
          <w:numId w:val="58"/>
        </w:numPr>
        <w:autoSpaceDE/>
        <w:autoSpaceDN/>
        <w:spacing w:after="160" w:line="278" w:lineRule="auto"/>
      </w:pPr>
      <w:r w:rsidRPr="00484269">
        <w:rPr>
          <w:b/>
          <w:bCs/>
        </w:rPr>
        <w:t>Firewalls</w:t>
      </w:r>
      <w:r w:rsidRPr="00484269">
        <w:t>: Cisco ASA in active/standby failover mode with multiple contexts (CTX-MAIN for primary traffic, CTX-EXTRA for additional DMZ resources). Positioned between the edge router (Outside) and IPS (Inside/DMZ) to inspect and filter zone-to-zone traffic.</w:t>
      </w:r>
    </w:p>
    <w:p w14:paraId="36C54FFA" w14:textId="77777777" w:rsidR="00F96003" w:rsidRPr="00484269" w:rsidRDefault="00F96003" w:rsidP="00F96003">
      <w:pPr>
        <w:widowControl/>
        <w:numPr>
          <w:ilvl w:val="0"/>
          <w:numId w:val="58"/>
        </w:numPr>
        <w:autoSpaceDE/>
        <w:autoSpaceDN/>
        <w:spacing w:after="160" w:line="278" w:lineRule="auto"/>
      </w:pPr>
      <w:r w:rsidRPr="00484269">
        <w:rPr>
          <w:b/>
          <w:bCs/>
        </w:rPr>
        <w:t>IPS</w:t>
      </w:r>
      <w:r w:rsidRPr="00484269">
        <w:t>: Inline at the distribution layer (post-firewall, pre-inside switches) to actively block malicious traffic across VLANs.</w:t>
      </w:r>
    </w:p>
    <w:p w14:paraId="4A99F7E5" w14:textId="77777777" w:rsidR="00F96003" w:rsidRPr="00484269" w:rsidRDefault="00F96003" w:rsidP="00F96003">
      <w:pPr>
        <w:widowControl/>
        <w:numPr>
          <w:ilvl w:val="0"/>
          <w:numId w:val="58"/>
        </w:numPr>
        <w:autoSpaceDE/>
        <w:autoSpaceDN/>
        <w:spacing w:after="160" w:line="278" w:lineRule="auto"/>
      </w:pPr>
      <w:r w:rsidRPr="00484269">
        <w:rPr>
          <w:b/>
          <w:bCs/>
        </w:rPr>
        <w:t>IDS</w:t>
      </w:r>
      <w:r w:rsidRPr="00484269">
        <w:t>: In the DMZ, monitoring traffic in promiscuous mode for anomaly detection without blocking.</w:t>
      </w:r>
    </w:p>
    <w:p w14:paraId="0FC7F060" w14:textId="745FAB9E" w:rsidR="00F96003" w:rsidRPr="00484269" w:rsidRDefault="00F96003" w:rsidP="00F96003">
      <w:pPr>
        <w:widowControl/>
        <w:numPr>
          <w:ilvl w:val="0"/>
          <w:numId w:val="58"/>
        </w:numPr>
        <w:autoSpaceDE/>
        <w:autoSpaceDN/>
        <w:spacing w:after="160" w:line="278" w:lineRule="auto"/>
      </w:pPr>
      <w:r w:rsidRPr="00484269">
        <w:rPr>
          <w:b/>
          <w:bCs/>
        </w:rPr>
        <w:t>Email and Web Security Appliances</w:t>
      </w:r>
      <w:r w:rsidRPr="00484269">
        <w:t>: Integrated in the DMZ as SMTP relay/mail gateway for email filtering (anti-spam, anti-malware) and web proxy/reverse proxy for HTTP/HTTPS inspection, ensuring secure inbound/outbound web/email traffic.</w:t>
      </w:r>
    </w:p>
    <w:p w14:paraId="068D8C52" w14:textId="37F77F33" w:rsidR="00F96003" w:rsidRPr="00D43769" w:rsidRDefault="00F96003" w:rsidP="00D43769">
      <w:pPr>
        <w:spacing w:after="160" w:line="278" w:lineRule="auto"/>
      </w:pPr>
      <w:r w:rsidRPr="00484269">
        <w:t>This placement ensures threats are detected and mitigated at the perimeter (firewalls), inline (IPS), and via monitoring (IDS), with appliances handling application-layer threats.</w:t>
      </w:r>
    </w:p>
    <w:p w14:paraId="71F61C03" w14:textId="3E80D0A6" w:rsidR="00407A31" w:rsidRDefault="0078254D" w:rsidP="00407A31">
      <w:pPr>
        <w:keepNext/>
      </w:pPr>
      <w:r w:rsidRPr="0078254D">
        <w:rPr>
          <w:b/>
          <w:bCs/>
          <w:noProof/>
          <w:color w:val="EE0000"/>
          <w:sz w:val="24"/>
          <w:szCs w:val="24"/>
        </w:rPr>
        <w:drawing>
          <wp:anchor distT="0" distB="0" distL="114300" distR="114300" simplePos="0" relativeHeight="251658240" behindDoc="0" locked="0" layoutInCell="1" allowOverlap="1" wp14:anchorId="33D182C0" wp14:editId="436ACBA6">
            <wp:simplePos x="0" y="0"/>
            <wp:positionH relativeFrom="column">
              <wp:posOffset>-742315</wp:posOffset>
            </wp:positionH>
            <wp:positionV relativeFrom="paragraph">
              <wp:posOffset>0</wp:posOffset>
            </wp:positionV>
            <wp:extent cx="7480935" cy="4126230"/>
            <wp:effectExtent l="0" t="0" r="5715" b="7620"/>
            <wp:wrapTopAndBottom/>
            <wp:docPr id="294818720"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7480935" cy="4126230"/>
                    </a:xfrm>
                    <a:prstGeom prst="rect">
                      <a:avLst/>
                    </a:prstGeom>
                    <a:noFill/>
                    <a:ln>
                      <a:noFill/>
                    </a:ln>
                  </pic:spPr>
                </pic:pic>
              </a:graphicData>
            </a:graphic>
            <wp14:sizeRelH relativeFrom="margin">
              <wp14:pctWidth>0</wp14:pctWidth>
            </wp14:sizeRelH>
            <wp14:sizeRelV relativeFrom="margin">
              <wp14:pctHeight>0</wp14:pctHeight>
            </wp14:sizeRelV>
          </wp:anchor>
        </w:drawing>
      </w:r>
      <w:bookmarkStart w:id="23" w:name="_Ref217572154"/>
    </w:p>
    <w:p w14:paraId="44258F94" w14:textId="2E43969F" w:rsidR="00D43769" w:rsidRPr="00BB20A3" w:rsidRDefault="0078254D" w:rsidP="00407A31">
      <w:pPr>
        <w:pStyle w:val="Caption"/>
        <w:rPr>
          <w:b/>
          <w:bCs/>
          <w:color w:val="EE0000"/>
          <w:sz w:val="24"/>
          <w:szCs w:val="24"/>
        </w:rPr>
      </w:pPr>
      <w:r>
        <w:t>Figure</w:t>
      </w:r>
      <w:r w:rsidR="00407A31">
        <w:t xml:space="preserve"> 3</w:t>
      </w:r>
      <w:r>
        <w:fldChar w:fldCharType="begin"/>
      </w:r>
      <w:r>
        <w:instrText xml:space="preserve"> SEQ Figure \* ARABIC </w:instrText>
      </w:r>
      <w:r>
        <w:fldChar w:fldCharType="separate"/>
      </w:r>
      <w:r>
        <w:fldChar w:fldCharType="end"/>
      </w:r>
      <w:r>
        <w:t xml:space="preserve"> Cisco Design Network Architecture</w:t>
      </w:r>
      <w:bookmarkEnd w:id="23"/>
    </w:p>
    <w:p w14:paraId="066BF25B" w14:textId="77777777" w:rsidR="00407A31" w:rsidRDefault="00407A31" w:rsidP="00A07FE9">
      <w:pPr>
        <w:spacing w:after="160" w:line="278" w:lineRule="auto"/>
        <w:rPr>
          <w:b/>
          <w:bCs/>
        </w:rPr>
      </w:pPr>
    </w:p>
    <w:p w14:paraId="1A95AD80" w14:textId="10D64043" w:rsidR="00A07FE9" w:rsidRPr="00484269" w:rsidRDefault="00A07FE9" w:rsidP="00A07FE9">
      <w:pPr>
        <w:spacing w:after="160" w:line="278" w:lineRule="auto"/>
      </w:pPr>
      <w:r w:rsidRPr="00484269">
        <w:rPr>
          <w:b/>
          <w:bCs/>
        </w:rPr>
        <w:t>Departmental Segmentation</w:t>
      </w:r>
      <w:r w:rsidRPr="00484269">
        <w:t>: Departments are isolated to limit blast radius in case of compromise. HR, Marketing, Sales, R&amp;D, and Management are separated logically.</w:t>
      </w:r>
    </w:p>
    <w:tbl>
      <w:tblPr>
        <w:tblStyle w:val="TableGrid"/>
        <w:tblW w:w="11505" w:type="dxa"/>
        <w:jc w:val="center"/>
        <w:tblLook w:val="04A0" w:firstRow="1" w:lastRow="0" w:firstColumn="1" w:lastColumn="0" w:noHBand="0" w:noVBand="1"/>
      </w:tblPr>
      <w:tblGrid>
        <w:gridCol w:w="1164"/>
        <w:gridCol w:w="2793"/>
        <w:gridCol w:w="1935"/>
        <w:gridCol w:w="1871"/>
        <w:gridCol w:w="1871"/>
        <w:gridCol w:w="1871"/>
      </w:tblGrid>
      <w:tr w:rsidR="008D0D36" w14:paraId="549ADAD2" w14:textId="77777777" w:rsidTr="00555156">
        <w:trPr>
          <w:trHeight w:val="1147"/>
          <w:jc w:val="center"/>
        </w:trPr>
        <w:tc>
          <w:tcPr>
            <w:tcW w:w="1164" w:type="dxa"/>
            <w:vAlign w:val="center"/>
          </w:tcPr>
          <w:p w14:paraId="32C86B8C" w14:textId="77777777" w:rsidR="008D0D36" w:rsidRPr="003F0CC7" w:rsidRDefault="008D0D36" w:rsidP="00555156">
            <w:pPr>
              <w:jc w:val="center"/>
              <w:rPr>
                <w:b/>
                <w:bCs/>
                <w:sz w:val="36"/>
                <w:szCs w:val="36"/>
              </w:rPr>
            </w:pPr>
            <w:r w:rsidRPr="003F0CC7">
              <w:rPr>
                <w:b/>
                <w:bCs/>
                <w:sz w:val="36"/>
                <w:szCs w:val="36"/>
              </w:rPr>
              <w:t>VLAN ID</w:t>
            </w:r>
          </w:p>
        </w:tc>
        <w:tc>
          <w:tcPr>
            <w:tcW w:w="2793" w:type="dxa"/>
            <w:vAlign w:val="center"/>
          </w:tcPr>
          <w:p w14:paraId="4DD29ECB" w14:textId="77777777" w:rsidR="008D0D36" w:rsidRPr="003F0CC7" w:rsidRDefault="008D0D36" w:rsidP="00555156">
            <w:pPr>
              <w:jc w:val="center"/>
              <w:rPr>
                <w:b/>
                <w:bCs/>
                <w:sz w:val="36"/>
                <w:szCs w:val="36"/>
              </w:rPr>
            </w:pPr>
            <w:r w:rsidRPr="003F0CC7">
              <w:rPr>
                <w:b/>
                <w:bCs/>
                <w:sz w:val="36"/>
                <w:szCs w:val="36"/>
              </w:rPr>
              <w:t>Description</w:t>
            </w:r>
          </w:p>
        </w:tc>
        <w:tc>
          <w:tcPr>
            <w:tcW w:w="1935" w:type="dxa"/>
            <w:vAlign w:val="center"/>
          </w:tcPr>
          <w:p w14:paraId="2422AFC8" w14:textId="77777777" w:rsidR="008D0D36" w:rsidRPr="003F0CC7" w:rsidRDefault="008D0D36" w:rsidP="00555156">
            <w:pPr>
              <w:jc w:val="center"/>
              <w:rPr>
                <w:b/>
                <w:bCs/>
                <w:sz w:val="36"/>
                <w:szCs w:val="36"/>
              </w:rPr>
            </w:pPr>
            <w:r w:rsidRPr="003F0CC7">
              <w:rPr>
                <w:b/>
                <w:bCs/>
                <w:sz w:val="36"/>
                <w:szCs w:val="36"/>
              </w:rPr>
              <w:t>Subnet (Manama)</w:t>
            </w:r>
          </w:p>
        </w:tc>
        <w:tc>
          <w:tcPr>
            <w:tcW w:w="1871" w:type="dxa"/>
            <w:vAlign w:val="center"/>
          </w:tcPr>
          <w:p w14:paraId="61BE63EC" w14:textId="77777777" w:rsidR="008D0D36" w:rsidRPr="003F0CC7" w:rsidRDefault="008D0D36" w:rsidP="00555156">
            <w:pPr>
              <w:jc w:val="center"/>
              <w:rPr>
                <w:b/>
                <w:bCs/>
                <w:sz w:val="36"/>
                <w:szCs w:val="36"/>
              </w:rPr>
            </w:pPr>
            <w:r w:rsidRPr="003F0CC7">
              <w:rPr>
                <w:b/>
                <w:bCs/>
                <w:sz w:val="36"/>
                <w:szCs w:val="36"/>
              </w:rPr>
              <w:t>Subnet (Dubai)</w:t>
            </w:r>
          </w:p>
        </w:tc>
        <w:tc>
          <w:tcPr>
            <w:tcW w:w="1871" w:type="dxa"/>
            <w:vAlign w:val="center"/>
          </w:tcPr>
          <w:p w14:paraId="600C2D86" w14:textId="77777777" w:rsidR="008D0D36" w:rsidRPr="003F0CC7" w:rsidRDefault="008D0D36" w:rsidP="00555156">
            <w:pPr>
              <w:jc w:val="center"/>
              <w:rPr>
                <w:b/>
                <w:bCs/>
                <w:sz w:val="36"/>
                <w:szCs w:val="36"/>
              </w:rPr>
            </w:pPr>
            <w:r w:rsidRPr="003F0CC7">
              <w:rPr>
                <w:b/>
                <w:bCs/>
                <w:sz w:val="36"/>
                <w:szCs w:val="36"/>
              </w:rPr>
              <w:t>Subnet (Riyadh)</w:t>
            </w:r>
          </w:p>
        </w:tc>
        <w:tc>
          <w:tcPr>
            <w:tcW w:w="1871" w:type="dxa"/>
            <w:vAlign w:val="center"/>
          </w:tcPr>
          <w:p w14:paraId="4E3B50E2" w14:textId="77777777" w:rsidR="008D0D36" w:rsidRPr="003F0CC7" w:rsidRDefault="008D0D36" w:rsidP="00555156">
            <w:pPr>
              <w:jc w:val="center"/>
              <w:rPr>
                <w:b/>
                <w:bCs/>
                <w:sz w:val="36"/>
                <w:szCs w:val="36"/>
              </w:rPr>
            </w:pPr>
            <w:r w:rsidRPr="003F0CC7">
              <w:rPr>
                <w:b/>
                <w:bCs/>
                <w:sz w:val="36"/>
                <w:szCs w:val="36"/>
              </w:rPr>
              <w:t>Subnet (Doha)</w:t>
            </w:r>
          </w:p>
        </w:tc>
      </w:tr>
      <w:tr w:rsidR="008D0D36" w14:paraId="03442BCD" w14:textId="77777777" w:rsidTr="00555156">
        <w:trPr>
          <w:trHeight w:val="1122"/>
          <w:jc w:val="center"/>
        </w:trPr>
        <w:tc>
          <w:tcPr>
            <w:tcW w:w="1164" w:type="dxa"/>
            <w:vAlign w:val="center"/>
          </w:tcPr>
          <w:p w14:paraId="53C999A2" w14:textId="77777777" w:rsidR="008D0D36" w:rsidRPr="003F0CC7" w:rsidRDefault="008D0D36" w:rsidP="00555156">
            <w:pPr>
              <w:jc w:val="center"/>
              <w:rPr>
                <w:b/>
                <w:bCs/>
                <w:sz w:val="40"/>
                <w:szCs w:val="40"/>
              </w:rPr>
            </w:pPr>
            <w:r w:rsidRPr="003F0CC7">
              <w:rPr>
                <w:b/>
                <w:bCs/>
                <w:sz w:val="40"/>
                <w:szCs w:val="40"/>
              </w:rPr>
              <w:t>10</w:t>
            </w:r>
          </w:p>
        </w:tc>
        <w:tc>
          <w:tcPr>
            <w:tcW w:w="2793" w:type="dxa"/>
            <w:vAlign w:val="center"/>
          </w:tcPr>
          <w:p w14:paraId="7817B28A" w14:textId="77777777" w:rsidR="008D0D36" w:rsidRPr="003F0CC7" w:rsidRDefault="008D0D36" w:rsidP="00555156">
            <w:pPr>
              <w:jc w:val="center"/>
              <w:rPr>
                <w:sz w:val="24"/>
                <w:szCs w:val="24"/>
              </w:rPr>
            </w:pPr>
            <w:r w:rsidRPr="003F0CC7">
              <w:rPr>
                <w:sz w:val="24"/>
                <w:szCs w:val="24"/>
              </w:rPr>
              <w:t>HR Department</w:t>
            </w:r>
          </w:p>
        </w:tc>
        <w:tc>
          <w:tcPr>
            <w:tcW w:w="1935" w:type="dxa"/>
            <w:vAlign w:val="center"/>
          </w:tcPr>
          <w:p w14:paraId="40295E68" w14:textId="77777777" w:rsidR="008D0D36" w:rsidRPr="003F0CC7" w:rsidRDefault="008D0D36" w:rsidP="00555156">
            <w:pPr>
              <w:jc w:val="center"/>
              <w:rPr>
                <w:sz w:val="24"/>
                <w:szCs w:val="24"/>
              </w:rPr>
            </w:pPr>
            <w:r w:rsidRPr="003F0CC7">
              <w:rPr>
                <w:sz w:val="24"/>
                <w:szCs w:val="24"/>
              </w:rPr>
              <w:t>10.10.10.0/24</w:t>
            </w:r>
          </w:p>
        </w:tc>
        <w:tc>
          <w:tcPr>
            <w:tcW w:w="1871" w:type="dxa"/>
            <w:vAlign w:val="center"/>
          </w:tcPr>
          <w:p w14:paraId="0E178271" w14:textId="77777777" w:rsidR="008D0D36" w:rsidRPr="003F0CC7" w:rsidRDefault="008D0D36" w:rsidP="00555156">
            <w:pPr>
              <w:jc w:val="center"/>
              <w:rPr>
                <w:sz w:val="24"/>
                <w:szCs w:val="24"/>
              </w:rPr>
            </w:pPr>
            <w:r w:rsidRPr="003F0CC7">
              <w:rPr>
                <w:sz w:val="24"/>
                <w:szCs w:val="24"/>
              </w:rPr>
              <w:t>10.20.10.0/24</w:t>
            </w:r>
          </w:p>
        </w:tc>
        <w:tc>
          <w:tcPr>
            <w:tcW w:w="1871" w:type="dxa"/>
            <w:vAlign w:val="center"/>
          </w:tcPr>
          <w:p w14:paraId="36F3E78B" w14:textId="77777777" w:rsidR="008D0D36" w:rsidRPr="003F0CC7" w:rsidRDefault="008D0D36" w:rsidP="00555156">
            <w:pPr>
              <w:jc w:val="center"/>
              <w:rPr>
                <w:sz w:val="24"/>
                <w:szCs w:val="24"/>
              </w:rPr>
            </w:pPr>
            <w:r w:rsidRPr="003F0CC7">
              <w:rPr>
                <w:sz w:val="24"/>
                <w:szCs w:val="24"/>
              </w:rPr>
              <w:t>10.30.10.0/24</w:t>
            </w:r>
          </w:p>
        </w:tc>
        <w:tc>
          <w:tcPr>
            <w:tcW w:w="1871" w:type="dxa"/>
            <w:vAlign w:val="center"/>
          </w:tcPr>
          <w:p w14:paraId="460685B4" w14:textId="77777777" w:rsidR="008D0D36" w:rsidRPr="003F0CC7" w:rsidRDefault="008D0D36" w:rsidP="00555156">
            <w:pPr>
              <w:jc w:val="center"/>
              <w:rPr>
                <w:sz w:val="24"/>
                <w:szCs w:val="24"/>
              </w:rPr>
            </w:pPr>
            <w:r w:rsidRPr="003F0CC7">
              <w:rPr>
                <w:sz w:val="24"/>
                <w:szCs w:val="24"/>
              </w:rPr>
              <w:t>10.40.10.0/24</w:t>
            </w:r>
          </w:p>
        </w:tc>
      </w:tr>
      <w:tr w:rsidR="008D0D36" w14:paraId="4646F1C4" w14:textId="77777777" w:rsidTr="00555156">
        <w:trPr>
          <w:trHeight w:val="1147"/>
          <w:jc w:val="center"/>
        </w:trPr>
        <w:tc>
          <w:tcPr>
            <w:tcW w:w="1164" w:type="dxa"/>
            <w:vAlign w:val="center"/>
          </w:tcPr>
          <w:p w14:paraId="6951100B" w14:textId="77777777" w:rsidR="008D0D36" w:rsidRPr="003F0CC7" w:rsidRDefault="008D0D36" w:rsidP="00555156">
            <w:pPr>
              <w:jc w:val="center"/>
              <w:rPr>
                <w:b/>
                <w:bCs/>
                <w:sz w:val="40"/>
                <w:szCs w:val="40"/>
              </w:rPr>
            </w:pPr>
            <w:r w:rsidRPr="003F0CC7">
              <w:rPr>
                <w:b/>
                <w:bCs/>
                <w:sz w:val="40"/>
                <w:szCs w:val="40"/>
              </w:rPr>
              <w:t>20</w:t>
            </w:r>
          </w:p>
        </w:tc>
        <w:tc>
          <w:tcPr>
            <w:tcW w:w="2793" w:type="dxa"/>
            <w:vAlign w:val="center"/>
          </w:tcPr>
          <w:p w14:paraId="65E15528" w14:textId="77777777" w:rsidR="008D0D36" w:rsidRPr="003F0CC7" w:rsidRDefault="008D0D36" w:rsidP="00555156">
            <w:pPr>
              <w:jc w:val="center"/>
              <w:rPr>
                <w:sz w:val="24"/>
                <w:szCs w:val="24"/>
              </w:rPr>
            </w:pPr>
            <w:r w:rsidRPr="003F0CC7">
              <w:rPr>
                <w:sz w:val="24"/>
                <w:szCs w:val="24"/>
              </w:rPr>
              <w:t>Marketing Department</w:t>
            </w:r>
          </w:p>
        </w:tc>
        <w:tc>
          <w:tcPr>
            <w:tcW w:w="1935" w:type="dxa"/>
            <w:vAlign w:val="center"/>
          </w:tcPr>
          <w:p w14:paraId="108CC43D" w14:textId="77777777" w:rsidR="008D0D36" w:rsidRPr="003F0CC7" w:rsidRDefault="008D0D36" w:rsidP="00555156">
            <w:pPr>
              <w:jc w:val="center"/>
              <w:rPr>
                <w:sz w:val="24"/>
                <w:szCs w:val="24"/>
              </w:rPr>
            </w:pPr>
            <w:r w:rsidRPr="003F0CC7">
              <w:rPr>
                <w:sz w:val="24"/>
                <w:szCs w:val="24"/>
              </w:rPr>
              <w:t>10.10.20.0/24</w:t>
            </w:r>
          </w:p>
        </w:tc>
        <w:tc>
          <w:tcPr>
            <w:tcW w:w="1871" w:type="dxa"/>
            <w:vAlign w:val="center"/>
          </w:tcPr>
          <w:p w14:paraId="0351106F" w14:textId="77777777" w:rsidR="008D0D36" w:rsidRPr="003F0CC7" w:rsidRDefault="008D0D36" w:rsidP="00555156">
            <w:pPr>
              <w:jc w:val="center"/>
              <w:rPr>
                <w:sz w:val="24"/>
                <w:szCs w:val="24"/>
              </w:rPr>
            </w:pPr>
            <w:r w:rsidRPr="003F0CC7">
              <w:rPr>
                <w:sz w:val="24"/>
                <w:szCs w:val="24"/>
              </w:rPr>
              <w:t>10.20.20.0/24</w:t>
            </w:r>
          </w:p>
        </w:tc>
        <w:tc>
          <w:tcPr>
            <w:tcW w:w="1871" w:type="dxa"/>
            <w:vAlign w:val="center"/>
          </w:tcPr>
          <w:p w14:paraId="57F0359C" w14:textId="77777777" w:rsidR="008D0D36" w:rsidRPr="003F0CC7" w:rsidRDefault="008D0D36" w:rsidP="00555156">
            <w:pPr>
              <w:jc w:val="center"/>
              <w:rPr>
                <w:sz w:val="24"/>
                <w:szCs w:val="24"/>
              </w:rPr>
            </w:pPr>
            <w:r w:rsidRPr="003F0CC7">
              <w:rPr>
                <w:sz w:val="24"/>
                <w:szCs w:val="24"/>
              </w:rPr>
              <w:t>10.30.20.0/24</w:t>
            </w:r>
          </w:p>
        </w:tc>
        <w:tc>
          <w:tcPr>
            <w:tcW w:w="1871" w:type="dxa"/>
            <w:vAlign w:val="center"/>
          </w:tcPr>
          <w:p w14:paraId="35457FDC" w14:textId="77777777" w:rsidR="008D0D36" w:rsidRPr="003F0CC7" w:rsidRDefault="008D0D36" w:rsidP="00555156">
            <w:pPr>
              <w:jc w:val="center"/>
              <w:rPr>
                <w:sz w:val="24"/>
                <w:szCs w:val="24"/>
              </w:rPr>
            </w:pPr>
            <w:r w:rsidRPr="003F0CC7">
              <w:rPr>
                <w:sz w:val="24"/>
                <w:szCs w:val="24"/>
              </w:rPr>
              <w:t>10.40.20.0/24</w:t>
            </w:r>
          </w:p>
        </w:tc>
      </w:tr>
      <w:tr w:rsidR="008D0D36" w14:paraId="670F35B0" w14:textId="77777777" w:rsidTr="00555156">
        <w:trPr>
          <w:trHeight w:val="1122"/>
          <w:jc w:val="center"/>
        </w:trPr>
        <w:tc>
          <w:tcPr>
            <w:tcW w:w="1164" w:type="dxa"/>
            <w:vAlign w:val="center"/>
          </w:tcPr>
          <w:p w14:paraId="2AB5B3B0" w14:textId="77777777" w:rsidR="008D0D36" w:rsidRPr="003F0CC7" w:rsidRDefault="008D0D36" w:rsidP="00555156">
            <w:pPr>
              <w:jc w:val="center"/>
              <w:rPr>
                <w:b/>
                <w:bCs/>
                <w:sz w:val="40"/>
                <w:szCs w:val="40"/>
              </w:rPr>
            </w:pPr>
            <w:r w:rsidRPr="003F0CC7">
              <w:rPr>
                <w:b/>
                <w:bCs/>
                <w:sz w:val="40"/>
                <w:szCs w:val="40"/>
              </w:rPr>
              <w:t>30</w:t>
            </w:r>
          </w:p>
        </w:tc>
        <w:tc>
          <w:tcPr>
            <w:tcW w:w="2793" w:type="dxa"/>
            <w:vAlign w:val="center"/>
          </w:tcPr>
          <w:p w14:paraId="17BB255B" w14:textId="77777777" w:rsidR="008D0D36" w:rsidRPr="003F0CC7" w:rsidRDefault="008D0D36" w:rsidP="00555156">
            <w:pPr>
              <w:jc w:val="center"/>
              <w:rPr>
                <w:sz w:val="24"/>
                <w:szCs w:val="24"/>
              </w:rPr>
            </w:pPr>
            <w:r w:rsidRPr="003F0CC7">
              <w:rPr>
                <w:sz w:val="24"/>
                <w:szCs w:val="24"/>
              </w:rPr>
              <w:t>Sales Department</w:t>
            </w:r>
          </w:p>
        </w:tc>
        <w:tc>
          <w:tcPr>
            <w:tcW w:w="1935" w:type="dxa"/>
            <w:vAlign w:val="center"/>
          </w:tcPr>
          <w:p w14:paraId="0194D34D" w14:textId="77777777" w:rsidR="008D0D36" w:rsidRPr="003F0CC7" w:rsidRDefault="008D0D36" w:rsidP="00555156">
            <w:pPr>
              <w:jc w:val="center"/>
              <w:rPr>
                <w:sz w:val="24"/>
                <w:szCs w:val="24"/>
              </w:rPr>
            </w:pPr>
            <w:r w:rsidRPr="003F0CC7">
              <w:rPr>
                <w:sz w:val="24"/>
                <w:szCs w:val="24"/>
              </w:rPr>
              <w:t>10.10.30.0/24</w:t>
            </w:r>
          </w:p>
        </w:tc>
        <w:tc>
          <w:tcPr>
            <w:tcW w:w="1871" w:type="dxa"/>
            <w:vAlign w:val="center"/>
          </w:tcPr>
          <w:p w14:paraId="457AF023" w14:textId="77777777" w:rsidR="008D0D36" w:rsidRPr="003F0CC7" w:rsidRDefault="008D0D36" w:rsidP="00555156">
            <w:pPr>
              <w:jc w:val="center"/>
              <w:rPr>
                <w:sz w:val="24"/>
                <w:szCs w:val="24"/>
              </w:rPr>
            </w:pPr>
            <w:r w:rsidRPr="003F0CC7">
              <w:rPr>
                <w:sz w:val="24"/>
                <w:szCs w:val="24"/>
              </w:rPr>
              <w:t>10.20.30.0/24</w:t>
            </w:r>
          </w:p>
        </w:tc>
        <w:tc>
          <w:tcPr>
            <w:tcW w:w="1871" w:type="dxa"/>
            <w:vAlign w:val="center"/>
          </w:tcPr>
          <w:p w14:paraId="185B4D47" w14:textId="77777777" w:rsidR="008D0D36" w:rsidRPr="003F0CC7" w:rsidRDefault="008D0D36" w:rsidP="00555156">
            <w:pPr>
              <w:jc w:val="center"/>
              <w:rPr>
                <w:sz w:val="24"/>
                <w:szCs w:val="24"/>
              </w:rPr>
            </w:pPr>
            <w:r w:rsidRPr="003F0CC7">
              <w:rPr>
                <w:sz w:val="24"/>
                <w:szCs w:val="24"/>
              </w:rPr>
              <w:t>10.30.30.0/24</w:t>
            </w:r>
          </w:p>
        </w:tc>
        <w:tc>
          <w:tcPr>
            <w:tcW w:w="1871" w:type="dxa"/>
            <w:vAlign w:val="center"/>
          </w:tcPr>
          <w:p w14:paraId="01B06494" w14:textId="77777777" w:rsidR="008D0D36" w:rsidRPr="003F0CC7" w:rsidRDefault="008D0D36" w:rsidP="00555156">
            <w:pPr>
              <w:jc w:val="center"/>
              <w:rPr>
                <w:sz w:val="24"/>
                <w:szCs w:val="24"/>
              </w:rPr>
            </w:pPr>
            <w:r w:rsidRPr="003F0CC7">
              <w:rPr>
                <w:sz w:val="24"/>
                <w:szCs w:val="24"/>
              </w:rPr>
              <w:t>10.40.30.0/24</w:t>
            </w:r>
          </w:p>
        </w:tc>
      </w:tr>
      <w:tr w:rsidR="008D0D36" w14:paraId="24EA4783" w14:textId="77777777" w:rsidTr="00555156">
        <w:trPr>
          <w:trHeight w:val="1147"/>
          <w:jc w:val="center"/>
        </w:trPr>
        <w:tc>
          <w:tcPr>
            <w:tcW w:w="1164" w:type="dxa"/>
            <w:vAlign w:val="center"/>
          </w:tcPr>
          <w:p w14:paraId="4D8B9C6C" w14:textId="77777777" w:rsidR="008D0D36" w:rsidRPr="003F0CC7" w:rsidRDefault="008D0D36" w:rsidP="00555156">
            <w:pPr>
              <w:jc w:val="center"/>
              <w:rPr>
                <w:b/>
                <w:bCs/>
                <w:sz w:val="40"/>
                <w:szCs w:val="40"/>
              </w:rPr>
            </w:pPr>
            <w:r w:rsidRPr="003F0CC7">
              <w:rPr>
                <w:b/>
                <w:bCs/>
                <w:sz w:val="40"/>
                <w:szCs w:val="40"/>
              </w:rPr>
              <w:t>40</w:t>
            </w:r>
          </w:p>
        </w:tc>
        <w:tc>
          <w:tcPr>
            <w:tcW w:w="2793" w:type="dxa"/>
            <w:vAlign w:val="center"/>
          </w:tcPr>
          <w:p w14:paraId="7FFCB2E6" w14:textId="77777777" w:rsidR="008D0D36" w:rsidRPr="003F0CC7" w:rsidRDefault="008D0D36" w:rsidP="00555156">
            <w:pPr>
              <w:jc w:val="center"/>
              <w:rPr>
                <w:sz w:val="24"/>
                <w:szCs w:val="24"/>
              </w:rPr>
            </w:pPr>
            <w:r w:rsidRPr="003F0CC7">
              <w:rPr>
                <w:sz w:val="24"/>
                <w:szCs w:val="24"/>
              </w:rPr>
              <w:t>R&amp;D Department (Isolated)</w:t>
            </w:r>
          </w:p>
        </w:tc>
        <w:tc>
          <w:tcPr>
            <w:tcW w:w="1935" w:type="dxa"/>
            <w:vAlign w:val="center"/>
          </w:tcPr>
          <w:p w14:paraId="1C680F54" w14:textId="77777777" w:rsidR="008D0D36" w:rsidRPr="003F0CC7" w:rsidRDefault="008D0D36" w:rsidP="00555156">
            <w:pPr>
              <w:jc w:val="center"/>
              <w:rPr>
                <w:sz w:val="24"/>
                <w:szCs w:val="24"/>
              </w:rPr>
            </w:pPr>
            <w:r w:rsidRPr="003F0CC7">
              <w:rPr>
                <w:sz w:val="24"/>
                <w:szCs w:val="24"/>
              </w:rPr>
              <w:t>10.10.40.0/24</w:t>
            </w:r>
          </w:p>
        </w:tc>
        <w:tc>
          <w:tcPr>
            <w:tcW w:w="1871" w:type="dxa"/>
            <w:vAlign w:val="center"/>
          </w:tcPr>
          <w:p w14:paraId="5F20C109" w14:textId="77777777" w:rsidR="008D0D36" w:rsidRPr="003F0CC7" w:rsidRDefault="008D0D36" w:rsidP="00555156">
            <w:pPr>
              <w:jc w:val="center"/>
              <w:rPr>
                <w:sz w:val="24"/>
                <w:szCs w:val="24"/>
              </w:rPr>
            </w:pPr>
            <w:r w:rsidRPr="003F0CC7">
              <w:rPr>
                <w:sz w:val="24"/>
                <w:szCs w:val="24"/>
              </w:rPr>
              <w:t>10.20.40.0/24</w:t>
            </w:r>
          </w:p>
        </w:tc>
        <w:tc>
          <w:tcPr>
            <w:tcW w:w="1871" w:type="dxa"/>
            <w:vAlign w:val="center"/>
          </w:tcPr>
          <w:p w14:paraId="069A66F7" w14:textId="77777777" w:rsidR="008D0D36" w:rsidRPr="003F0CC7" w:rsidRDefault="008D0D36" w:rsidP="00555156">
            <w:pPr>
              <w:jc w:val="center"/>
              <w:rPr>
                <w:sz w:val="24"/>
                <w:szCs w:val="24"/>
              </w:rPr>
            </w:pPr>
            <w:r w:rsidRPr="003F0CC7">
              <w:rPr>
                <w:sz w:val="24"/>
                <w:szCs w:val="24"/>
              </w:rPr>
              <w:t>10.30.40.0/24</w:t>
            </w:r>
          </w:p>
        </w:tc>
        <w:tc>
          <w:tcPr>
            <w:tcW w:w="1871" w:type="dxa"/>
            <w:vAlign w:val="center"/>
          </w:tcPr>
          <w:p w14:paraId="6C6CCC66" w14:textId="77777777" w:rsidR="008D0D36" w:rsidRPr="003F0CC7" w:rsidRDefault="008D0D36" w:rsidP="00555156">
            <w:pPr>
              <w:jc w:val="center"/>
              <w:rPr>
                <w:sz w:val="24"/>
                <w:szCs w:val="24"/>
              </w:rPr>
            </w:pPr>
            <w:r w:rsidRPr="003F0CC7">
              <w:rPr>
                <w:sz w:val="24"/>
                <w:szCs w:val="24"/>
              </w:rPr>
              <w:t>10.40.40.0/24</w:t>
            </w:r>
          </w:p>
        </w:tc>
      </w:tr>
      <w:tr w:rsidR="008D0D36" w14:paraId="78442FA7" w14:textId="77777777" w:rsidTr="00555156">
        <w:trPr>
          <w:trHeight w:val="1147"/>
          <w:jc w:val="center"/>
        </w:trPr>
        <w:tc>
          <w:tcPr>
            <w:tcW w:w="1164" w:type="dxa"/>
            <w:vAlign w:val="center"/>
          </w:tcPr>
          <w:p w14:paraId="4AC63A24" w14:textId="77777777" w:rsidR="008D0D36" w:rsidRPr="003F0CC7" w:rsidRDefault="008D0D36" w:rsidP="00555156">
            <w:pPr>
              <w:jc w:val="center"/>
              <w:rPr>
                <w:b/>
                <w:bCs/>
                <w:sz w:val="40"/>
                <w:szCs w:val="40"/>
              </w:rPr>
            </w:pPr>
            <w:r w:rsidRPr="003F0CC7">
              <w:rPr>
                <w:b/>
                <w:bCs/>
                <w:sz w:val="40"/>
                <w:szCs w:val="40"/>
              </w:rPr>
              <w:t>50</w:t>
            </w:r>
          </w:p>
        </w:tc>
        <w:tc>
          <w:tcPr>
            <w:tcW w:w="2793" w:type="dxa"/>
            <w:vAlign w:val="center"/>
          </w:tcPr>
          <w:p w14:paraId="31B150D8" w14:textId="77777777" w:rsidR="008D0D36" w:rsidRPr="003F0CC7" w:rsidRDefault="008D0D36" w:rsidP="00555156">
            <w:pPr>
              <w:jc w:val="center"/>
              <w:rPr>
                <w:sz w:val="24"/>
                <w:szCs w:val="24"/>
              </w:rPr>
            </w:pPr>
            <w:r w:rsidRPr="003F0CC7">
              <w:rPr>
                <w:sz w:val="24"/>
                <w:szCs w:val="24"/>
              </w:rPr>
              <w:t>Management/AAA/SIEM</w:t>
            </w:r>
          </w:p>
        </w:tc>
        <w:tc>
          <w:tcPr>
            <w:tcW w:w="1935" w:type="dxa"/>
            <w:vAlign w:val="center"/>
          </w:tcPr>
          <w:p w14:paraId="7A77392B" w14:textId="77777777" w:rsidR="008D0D36" w:rsidRPr="003F0CC7" w:rsidRDefault="008D0D36" w:rsidP="00555156">
            <w:pPr>
              <w:jc w:val="center"/>
              <w:rPr>
                <w:sz w:val="24"/>
                <w:szCs w:val="24"/>
              </w:rPr>
            </w:pPr>
            <w:r w:rsidRPr="003F0CC7">
              <w:rPr>
                <w:sz w:val="24"/>
                <w:szCs w:val="24"/>
              </w:rPr>
              <w:t>10.10.50.0/24</w:t>
            </w:r>
          </w:p>
        </w:tc>
        <w:tc>
          <w:tcPr>
            <w:tcW w:w="1871" w:type="dxa"/>
            <w:vAlign w:val="center"/>
          </w:tcPr>
          <w:p w14:paraId="4AD92A7F" w14:textId="77777777" w:rsidR="008D0D36" w:rsidRPr="003F0CC7" w:rsidRDefault="008D0D36" w:rsidP="00555156">
            <w:pPr>
              <w:jc w:val="center"/>
              <w:rPr>
                <w:sz w:val="24"/>
                <w:szCs w:val="24"/>
              </w:rPr>
            </w:pPr>
            <w:r w:rsidRPr="003F0CC7">
              <w:rPr>
                <w:sz w:val="24"/>
                <w:szCs w:val="24"/>
              </w:rPr>
              <w:t>10.20.50.0/24</w:t>
            </w:r>
          </w:p>
        </w:tc>
        <w:tc>
          <w:tcPr>
            <w:tcW w:w="1871" w:type="dxa"/>
            <w:vAlign w:val="center"/>
          </w:tcPr>
          <w:p w14:paraId="084017FE" w14:textId="77777777" w:rsidR="008D0D36" w:rsidRPr="003F0CC7" w:rsidRDefault="008D0D36" w:rsidP="00555156">
            <w:pPr>
              <w:jc w:val="center"/>
              <w:rPr>
                <w:sz w:val="24"/>
                <w:szCs w:val="24"/>
              </w:rPr>
            </w:pPr>
            <w:r w:rsidRPr="003F0CC7">
              <w:rPr>
                <w:sz w:val="24"/>
                <w:szCs w:val="24"/>
              </w:rPr>
              <w:t>10.30.50.0/24</w:t>
            </w:r>
          </w:p>
        </w:tc>
        <w:tc>
          <w:tcPr>
            <w:tcW w:w="1871" w:type="dxa"/>
            <w:vAlign w:val="center"/>
          </w:tcPr>
          <w:p w14:paraId="1DE51430" w14:textId="77777777" w:rsidR="008D0D36" w:rsidRPr="003F0CC7" w:rsidRDefault="008D0D36" w:rsidP="00555156">
            <w:pPr>
              <w:jc w:val="center"/>
              <w:rPr>
                <w:sz w:val="24"/>
                <w:szCs w:val="24"/>
              </w:rPr>
            </w:pPr>
            <w:r w:rsidRPr="003F0CC7">
              <w:rPr>
                <w:sz w:val="24"/>
                <w:szCs w:val="24"/>
              </w:rPr>
              <w:t>10.40.50.0/24</w:t>
            </w:r>
          </w:p>
        </w:tc>
      </w:tr>
      <w:tr w:rsidR="008D0D36" w14:paraId="1C97B141" w14:textId="77777777" w:rsidTr="00555156">
        <w:trPr>
          <w:trHeight w:val="1419"/>
          <w:jc w:val="center"/>
        </w:trPr>
        <w:tc>
          <w:tcPr>
            <w:tcW w:w="1164" w:type="dxa"/>
            <w:vAlign w:val="center"/>
          </w:tcPr>
          <w:p w14:paraId="6AE51F0A" w14:textId="77777777" w:rsidR="008D0D36" w:rsidRPr="003F0CC7" w:rsidRDefault="008D0D36" w:rsidP="00555156">
            <w:pPr>
              <w:jc w:val="center"/>
              <w:rPr>
                <w:b/>
                <w:bCs/>
                <w:sz w:val="40"/>
                <w:szCs w:val="40"/>
              </w:rPr>
            </w:pPr>
            <w:r w:rsidRPr="003F0CC7">
              <w:rPr>
                <w:b/>
                <w:bCs/>
                <w:sz w:val="40"/>
                <w:szCs w:val="40"/>
              </w:rPr>
              <w:t>100</w:t>
            </w:r>
          </w:p>
        </w:tc>
        <w:tc>
          <w:tcPr>
            <w:tcW w:w="2793" w:type="dxa"/>
            <w:vAlign w:val="center"/>
          </w:tcPr>
          <w:p w14:paraId="72E4A8C2" w14:textId="77777777" w:rsidR="008D0D36" w:rsidRPr="003F0CC7" w:rsidRDefault="008D0D36" w:rsidP="00555156">
            <w:pPr>
              <w:jc w:val="center"/>
              <w:rPr>
                <w:sz w:val="24"/>
                <w:szCs w:val="24"/>
              </w:rPr>
            </w:pPr>
            <w:r w:rsidRPr="003F0CC7">
              <w:rPr>
                <w:sz w:val="24"/>
                <w:szCs w:val="24"/>
              </w:rPr>
              <w:t>DMZ (Public-Facing Services)</w:t>
            </w:r>
          </w:p>
        </w:tc>
        <w:tc>
          <w:tcPr>
            <w:tcW w:w="1935" w:type="dxa"/>
            <w:vAlign w:val="center"/>
          </w:tcPr>
          <w:p w14:paraId="492B0A7E" w14:textId="77777777" w:rsidR="008D0D36" w:rsidRPr="003F0CC7" w:rsidRDefault="008D0D36" w:rsidP="00555156">
            <w:pPr>
              <w:jc w:val="center"/>
              <w:rPr>
                <w:sz w:val="24"/>
                <w:szCs w:val="24"/>
              </w:rPr>
            </w:pPr>
            <w:r w:rsidRPr="003F0CC7">
              <w:rPr>
                <w:sz w:val="24"/>
                <w:szCs w:val="24"/>
              </w:rPr>
              <w:t>10.10.100.0/24</w:t>
            </w:r>
          </w:p>
        </w:tc>
        <w:tc>
          <w:tcPr>
            <w:tcW w:w="1871" w:type="dxa"/>
            <w:vAlign w:val="center"/>
          </w:tcPr>
          <w:p w14:paraId="133E72E5" w14:textId="77777777" w:rsidR="008D0D36" w:rsidRPr="003F0CC7" w:rsidRDefault="008D0D36" w:rsidP="00555156">
            <w:pPr>
              <w:jc w:val="center"/>
              <w:rPr>
                <w:sz w:val="24"/>
                <w:szCs w:val="24"/>
              </w:rPr>
            </w:pPr>
            <w:r w:rsidRPr="003F0CC7">
              <w:rPr>
                <w:sz w:val="24"/>
                <w:szCs w:val="24"/>
              </w:rPr>
              <w:t>10.20.100.0/24</w:t>
            </w:r>
          </w:p>
        </w:tc>
        <w:tc>
          <w:tcPr>
            <w:tcW w:w="1871" w:type="dxa"/>
            <w:vAlign w:val="center"/>
          </w:tcPr>
          <w:p w14:paraId="5DCA7CFA" w14:textId="77777777" w:rsidR="008D0D36" w:rsidRPr="003F0CC7" w:rsidRDefault="008D0D36" w:rsidP="00555156">
            <w:pPr>
              <w:jc w:val="center"/>
              <w:rPr>
                <w:sz w:val="24"/>
                <w:szCs w:val="24"/>
              </w:rPr>
            </w:pPr>
            <w:r w:rsidRPr="003F0CC7">
              <w:rPr>
                <w:sz w:val="24"/>
                <w:szCs w:val="24"/>
              </w:rPr>
              <w:t>10.30.100.0/24</w:t>
            </w:r>
          </w:p>
        </w:tc>
        <w:tc>
          <w:tcPr>
            <w:tcW w:w="1871" w:type="dxa"/>
            <w:vAlign w:val="center"/>
          </w:tcPr>
          <w:p w14:paraId="3C296F18" w14:textId="77777777" w:rsidR="008D0D36" w:rsidRPr="003F0CC7" w:rsidRDefault="008D0D36" w:rsidP="00555156">
            <w:pPr>
              <w:jc w:val="center"/>
              <w:rPr>
                <w:sz w:val="24"/>
                <w:szCs w:val="24"/>
              </w:rPr>
            </w:pPr>
            <w:r w:rsidRPr="003F0CC7">
              <w:rPr>
                <w:sz w:val="24"/>
                <w:szCs w:val="24"/>
              </w:rPr>
              <w:t>10.40.100.0/24</w:t>
            </w:r>
          </w:p>
        </w:tc>
      </w:tr>
    </w:tbl>
    <w:p w14:paraId="20C1D5FF" w14:textId="77777777" w:rsidR="00A07FE9" w:rsidRPr="00484269" w:rsidRDefault="00A07FE9" w:rsidP="00A07FE9">
      <w:pPr>
        <w:spacing w:after="160" w:line="278" w:lineRule="auto"/>
      </w:pPr>
      <w:r w:rsidRPr="00484269">
        <w:rPr>
          <w:b/>
          <w:bCs/>
        </w:rPr>
        <w:t>ACLs</w:t>
      </w:r>
      <w:r w:rsidRPr="00484269">
        <w:t>:</w:t>
      </w:r>
    </w:p>
    <w:p w14:paraId="473B5886" w14:textId="77777777" w:rsidR="00A07FE9" w:rsidRPr="00484269" w:rsidRDefault="00A07FE9" w:rsidP="00A07FE9">
      <w:pPr>
        <w:widowControl/>
        <w:numPr>
          <w:ilvl w:val="0"/>
          <w:numId w:val="54"/>
        </w:numPr>
        <w:autoSpaceDE/>
        <w:autoSpaceDN/>
        <w:spacing w:after="160" w:line="278" w:lineRule="auto"/>
      </w:pPr>
      <w:r w:rsidRPr="00484269">
        <w:t>On IPS: Restrict access to prevent unauthorized entry except from Management VLAN 50. For example, signatures (e.g., 2004/0) produce alerts, reset TCP connections, and deny packets inline for non-management traffic. Communication to DMZ uses secure ports (e.g., HTTPS/443 for web, SMTP/25 for email), with all other traffic blocked (e.g., signatures 3040/0 and 3041/0 deny ICMP and other probes).</w:t>
      </w:r>
    </w:p>
    <w:p w14:paraId="4ABFF20F" w14:textId="77777777" w:rsidR="00A07FE9" w:rsidRPr="00484269" w:rsidRDefault="00A07FE9" w:rsidP="00A07FE9">
      <w:pPr>
        <w:widowControl/>
        <w:numPr>
          <w:ilvl w:val="0"/>
          <w:numId w:val="54"/>
        </w:numPr>
        <w:autoSpaceDE/>
        <w:autoSpaceDN/>
        <w:spacing w:after="160" w:line="278" w:lineRule="auto"/>
      </w:pPr>
      <w:r w:rsidRPr="00484269">
        <w:t>On Firewalls: Zone-based (e.g., OUTSIDE-IN-EXTRA permits ICMP to DMZ hosts like 10.10.100.50 but denies broader access; INSIDE-OUT permits Management to DMZ but restricts R&amp;D).</w:t>
      </w:r>
    </w:p>
    <w:p w14:paraId="40B5FA13" w14:textId="77777777" w:rsidR="00A07FE9" w:rsidRPr="00484269" w:rsidRDefault="00A07FE9" w:rsidP="00A07FE9">
      <w:pPr>
        <w:widowControl/>
        <w:numPr>
          <w:ilvl w:val="0"/>
          <w:numId w:val="54"/>
        </w:numPr>
        <w:autoSpaceDE/>
        <w:autoSpaceDN/>
        <w:spacing w:after="160" w:line="278" w:lineRule="auto"/>
      </w:pPr>
      <w:r w:rsidRPr="00484269">
        <w:t>On Switches: ARP ACLs (e.g., permit specific IP-MAC bindings like 10.10.10.10 to 50:00:00:0C:00:00).</w:t>
      </w:r>
    </w:p>
    <w:p w14:paraId="20476F77" w14:textId="77777777" w:rsidR="00A07FE9" w:rsidRPr="00484269" w:rsidRDefault="00A07FE9" w:rsidP="00A07FE9">
      <w:pPr>
        <w:spacing w:after="160" w:line="278" w:lineRule="auto"/>
      </w:pPr>
      <w:r w:rsidRPr="00484269">
        <w:rPr>
          <w:b/>
          <w:bCs/>
        </w:rPr>
        <w:t>Network Hardening Strategies</w:t>
      </w:r>
      <w:r w:rsidRPr="00484269">
        <w:t>:</w:t>
      </w:r>
    </w:p>
    <w:p w14:paraId="6F8BE36C" w14:textId="77777777" w:rsidR="00A07FE9" w:rsidRPr="00484269" w:rsidRDefault="00A07FE9" w:rsidP="00A07FE9">
      <w:pPr>
        <w:widowControl/>
        <w:numPr>
          <w:ilvl w:val="0"/>
          <w:numId w:val="55"/>
        </w:numPr>
        <w:autoSpaceDE/>
        <w:autoSpaceDN/>
        <w:spacing w:after="160" w:line="278" w:lineRule="auto"/>
      </w:pPr>
      <w:r w:rsidRPr="00484269">
        <w:t>Switches: Enable DHCP snooping (vlan 10,20,30,40,50,100), dynamic ARP inspection, IP source guard, port security (sticky MAC, max 30 addresses, violation restrict/shutdown), BPDU guard, loop guard, and STP priority 4096 on distribution switches.</w:t>
      </w:r>
    </w:p>
    <w:p w14:paraId="64A0931A" w14:textId="77777777" w:rsidR="00A07FE9" w:rsidRPr="00484269" w:rsidRDefault="00A07FE9" w:rsidP="00A07FE9">
      <w:pPr>
        <w:widowControl/>
        <w:numPr>
          <w:ilvl w:val="0"/>
          <w:numId w:val="55"/>
        </w:numPr>
        <w:autoSpaceDE/>
        <w:autoSpaceDN/>
        <w:spacing w:after="160" w:line="278" w:lineRule="auto"/>
      </w:pPr>
      <w:r w:rsidRPr="00484269">
        <w:t>Routers/Firewalls: No IP domain-lookup, CEF enabled, ISAKMP policies with AES/SHA, IPsec transforms for DMVPN.</w:t>
      </w:r>
    </w:p>
    <w:p w14:paraId="18C98908" w14:textId="7767E9CF" w:rsidR="00626F98" w:rsidRPr="00A07FE9" w:rsidRDefault="00A07FE9" w:rsidP="00A07FE9">
      <w:pPr>
        <w:widowControl/>
        <w:numPr>
          <w:ilvl w:val="0"/>
          <w:numId w:val="55"/>
        </w:numPr>
        <w:autoSpaceDE/>
        <w:autoSpaceDN/>
        <w:spacing w:after="160" w:line="278" w:lineRule="auto"/>
        <w:rPr>
          <w:rStyle w:val="Heading3Char"/>
          <w:rFonts w:eastAsia="Calibri" w:cs="Calibri"/>
          <w:color w:val="auto"/>
          <w:sz w:val="22"/>
          <w:szCs w:val="22"/>
          <w:rtl/>
        </w:rPr>
      </w:pPr>
      <w:r w:rsidRPr="00484269">
        <w:t>General: Logging to Syslog/AAA server (10.10.50.20), timestamps, HTTP/SSH management restricted to Management VLAN, NAT/PAT for inside-to-outside (dynamic interface) and static for DMZ servers.</w:t>
      </w:r>
    </w:p>
    <w:p w14:paraId="19F6CCDE" w14:textId="77777777" w:rsidR="00407A31" w:rsidRDefault="00407A31" w:rsidP="00F9107F">
      <w:pPr>
        <w:rPr>
          <w:rStyle w:val="Heading3Char"/>
        </w:rPr>
      </w:pPr>
    </w:p>
    <w:p w14:paraId="19EB364F" w14:textId="77777777" w:rsidR="00407A31" w:rsidRDefault="00407A31" w:rsidP="00F9107F">
      <w:pPr>
        <w:rPr>
          <w:rStyle w:val="Heading3Char"/>
        </w:rPr>
      </w:pPr>
    </w:p>
    <w:p w14:paraId="70EF8013" w14:textId="2C1E1A7F" w:rsidR="00F9107F" w:rsidRDefault="00F9107F" w:rsidP="00F9107F">
      <w:pPr>
        <w:rPr>
          <w:rStyle w:val="Heading3Char"/>
        </w:rPr>
      </w:pPr>
      <w:bookmarkStart w:id="24" w:name="_Toc217596387"/>
      <w:r w:rsidRPr="24089B93">
        <w:rPr>
          <w:rStyle w:val="Heading3Char"/>
        </w:rPr>
        <w:t>2.4.2 Design Justification:</w:t>
      </w:r>
      <w:bookmarkEnd w:id="24"/>
      <w:r w:rsidRPr="24089B93">
        <w:rPr>
          <w:rStyle w:val="Heading3Char"/>
        </w:rPr>
        <w:t xml:space="preserve"> </w:t>
      </w:r>
    </w:p>
    <w:p w14:paraId="0D0D11BF" w14:textId="34C67A4E" w:rsidR="006D5310" w:rsidRPr="00484269" w:rsidRDefault="006D5310" w:rsidP="006D5310">
      <w:pPr>
        <w:widowControl/>
        <w:numPr>
          <w:ilvl w:val="0"/>
          <w:numId w:val="51"/>
        </w:numPr>
        <w:autoSpaceDE/>
        <w:autoSpaceDN/>
        <w:spacing w:after="160" w:line="278" w:lineRule="auto"/>
      </w:pPr>
      <w:r w:rsidRPr="00484269">
        <w:rPr>
          <w:b/>
          <w:bCs/>
        </w:rPr>
        <w:t>Departmental Subnets (VLANs 10,20,30,40,50)</w:t>
      </w:r>
      <w:r w:rsidRPr="00484269">
        <w:t>: L2 segmentation via VLANs on access/distribution switches. Justification: Enhances security by containing broadcast domains and preventing L2 attacks within departments; simplifies routing as inter-VLAN traffic is handled at L3 by the IPS/router subinterfaces; scalable for adding hosts without rerouting, as each /24 supports growth.</w:t>
      </w:r>
    </w:p>
    <w:p w14:paraId="496E918C" w14:textId="77777777" w:rsidR="006D5310" w:rsidRPr="00484269" w:rsidRDefault="006D5310" w:rsidP="006D5310">
      <w:pPr>
        <w:widowControl/>
        <w:numPr>
          <w:ilvl w:val="0"/>
          <w:numId w:val="51"/>
        </w:numPr>
        <w:autoSpaceDE/>
        <w:autoSpaceDN/>
        <w:spacing w:after="160" w:line="278" w:lineRule="auto"/>
      </w:pPr>
      <w:r w:rsidRPr="00484269">
        <w:rPr>
          <w:b/>
          <w:bCs/>
        </w:rPr>
        <w:t>DMZ Subnet (VLAN 100)</w:t>
      </w:r>
      <w:r w:rsidRPr="00484269">
        <w:t>: L2 segmentation on DMZ access switch. Justification: Isolates servers/appliances at L2 for security (limits direct access from inside); routing to inside/outside occurs at L3 via firewall, ensuring inspected traffic; scalable for adding DMZ resources without impacting internal routing tables.</w:t>
      </w:r>
    </w:p>
    <w:p w14:paraId="31D27470" w14:textId="3B73218D" w:rsidR="006D5310" w:rsidRPr="00484269" w:rsidRDefault="006D5310" w:rsidP="006D5310">
      <w:pPr>
        <w:widowControl/>
        <w:numPr>
          <w:ilvl w:val="0"/>
          <w:numId w:val="51"/>
        </w:numPr>
        <w:autoSpaceDE/>
        <w:autoSpaceDN/>
        <w:spacing w:after="160" w:line="278" w:lineRule="auto"/>
      </w:pPr>
      <w:r w:rsidRPr="00484269">
        <w:rPr>
          <w:b/>
          <w:bCs/>
        </w:rPr>
        <w:t>Firewall Zones (Outside, Inside, DMZ)</w:t>
      </w:r>
      <w:r w:rsidRPr="00484269">
        <w:t>: L3 segmentation via ASA interfaces (e</w:t>
      </w:r>
      <w:r>
        <w:t>xample-</w:t>
      </w:r>
      <w:r w:rsidRPr="00484269">
        <w:t xml:space="preserve"> Ethernet0: Inside 10.10.1.2/29, Ethernet1: Outside 209.10.0.2/29, Ethernet2: DMZ 10.10.100.1/24). Justification: Provides stateful inspection and NAT at L3 for security (e.g., denies unsolicited inbound); efficient routing with static/default routes</w:t>
      </w:r>
      <w:r>
        <w:t>,</w:t>
      </w:r>
      <w:r w:rsidRPr="00484269">
        <w:t xml:space="preserve"> highly scalable for multi-context failover, supporting branch expansion without performance degradation.</w:t>
      </w:r>
    </w:p>
    <w:p w14:paraId="71C9B896" w14:textId="53F933DB" w:rsidR="006D5310" w:rsidRPr="00484269" w:rsidRDefault="006D5310" w:rsidP="006D5310">
      <w:pPr>
        <w:widowControl/>
        <w:numPr>
          <w:ilvl w:val="0"/>
          <w:numId w:val="51"/>
        </w:numPr>
        <w:autoSpaceDE/>
        <w:autoSpaceDN/>
        <w:spacing w:after="160" w:line="278" w:lineRule="auto"/>
      </w:pPr>
      <w:r w:rsidRPr="00484269">
        <w:rPr>
          <w:b/>
          <w:bCs/>
        </w:rPr>
        <w:t>WAN/Branch Links</w:t>
      </w:r>
      <w:r w:rsidRPr="00484269">
        <w:t>: L3 segmentation via router serial interfaces and DMVPN tunnels (no VLANs). Justification: Secures remote access with IPsec encryption at L3</w:t>
      </w:r>
      <w:r>
        <w:t>,</w:t>
      </w:r>
      <w:r w:rsidRPr="00484269">
        <w:t xml:space="preserve"> optimizes routing via OSPF (area 0) for low-latency branch connectivity; scalable for adding sites via dynamic NHRP mapping, avoiding L2 extension overhead.</w:t>
      </w:r>
    </w:p>
    <w:p w14:paraId="55850AEA" w14:textId="5E4C6B8A" w:rsidR="000920FB" w:rsidRPr="00F9107F" w:rsidRDefault="006D5310" w:rsidP="006D5310">
      <w:pPr>
        <w:spacing w:after="160" w:line="278" w:lineRule="auto"/>
      </w:pPr>
      <w:r w:rsidRPr="00484269">
        <w:t>This segmentation balances security (isolation), routing (efficient paths), and scalability (modular growth).</w:t>
      </w:r>
    </w:p>
    <w:p w14:paraId="2F115B34" w14:textId="77777777" w:rsidR="00F9107F" w:rsidRPr="00F9107F" w:rsidRDefault="00F9107F" w:rsidP="00391797">
      <w:pPr>
        <w:pStyle w:val="Heading2"/>
      </w:pPr>
      <w:bookmarkStart w:id="25" w:name="_Toc217596388"/>
      <w:r>
        <w:t>2.5 Task 5: VPN Solutions Analysis</w:t>
      </w:r>
      <w:bookmarkEnd w:id="25"/>
    </w:p>
    <w:p w14:paraId="21B4DC39" w14:textId="1117E907" w:rsidR="24089B93" w:rsidRDefault="24089B93" w:rsidP="24089B93">
      <w:pPr>
        <w:rPr>
          <w:rStyle w:val="Heading3Char"/>
        </w:rPr>
      </w:pPr>
    </w:p>
    <w:p w14:paraId="3EB1AE65" w14:textId="2BA08666" w:rsidR="00F9107F" w:rsidRDefault="00F9107F">
      <w:pPr>
        <w:rPr>
          <w:del w:id="26" w:author="Hamad Ebrahim M. Alsaood" w:date="2025-12-07T00:35:00Z" w16du:dateUtc="2025-12-07T00:35:31Z"/>
        </w:rPr>
      </w:pPr>
      <w:bookmarkStart w:id="27" w:name="_Toc217596389"/>
      <w:r w:rsidRPr="24089B93">
        <w:rPr>
          <w:rStyle w:val="Heading3Char"/>
        </w:rPr>
        <w:t>2.5.1 VPN Evaluation</w:t>
      </w:r>
      <w:bookmarkEnd w:id="27"/>
    </w:p>
    <w:p w14:paraId="0996C16B" w14:textId="77777777" w:rsidR="00391797" w:rsidRPr="00F9107F" w:rsidRDefault="00391797" w:rsidP="00F9107F">
      <w:pPr>
        <w:rPr>
          <w:del w:id="28" w:author="Hamad Ebrahim M. Alsaood" w:date="2025-12-07T00:35:00Z" w16du:dateUtc="2025-12-07T00:35:31Z"/>
        </w:rPr>
      </w:pPr>
    </w:p>
    <w:p w14:paraId="0FC49D53" w14:textId="57A35986" w:rsidR="4BAB727B" w:rsidRDefault="4BAB727B" w:rsidP="4BAB727B">
      <w:pPr>
        <w:rPr>
          <w:rStyle w:val="Heading3Char"/>
        </w:rPr>
      </w:pPr>
    </w:p>
    <w:p w14:paraId="04DA7EE3" w14:textId="00C0E0B4" w:rsidR="4BAB727B" w:rsidRDefault="4BAB727B"/>
    <w:p w14:paraId="4385854C" w14:textId="4CFACB85" w:rsidR="5557D806" w:rsidRDefault="5557D806" w:rsidP="4BAB727B">
      <w:pPr>
        <w:pStyle w:val="ListParagraph"/>
        <w:numPr>
          <w:ilvl w:val="0"/>
          <w:numId w:val="21"/>
        </w:numPr>
        <w:rPr>
          <w:sz w:val="28"/>
          <w:szCs w:val="28"/>
        </w:rPr>
      </w:pPr>
      <w:r w:rsidRPr="31F53599">
        <w:rPr>
          <w:sz w:val="28"/>
          <w:szCs w:val="28"/>
        </w:rPr>
        <w:t>GET VPN (Group Encrypted Transport VPN)</w:t>
      </w:r>
    </w:p>
    <w:p w14:paraId="52B41148" w14:textId="1710CE19" w:rsidR="4BAB727B" w:rsidRDefault="4BAB727B" w:rsidP="4BAB727B">
      <w:pPr>
        <w:rPr>
          <w:sz w:val="24"/>
          <w:szCs w:val="24"/>
        </w:rPr>
      </w:pPr>
    </w:p>
    <w:p w14:paraId="02B7296C" w14:textId="7A5AE5CA" w:rsidR="5557D806" w:rsidRDefault="5557D806" w:rsidP="4BAB727B">
      <w:pPr>
        <w:pStyle w:val="ListParagraph"/>
        <w:numPr>
          <w:ilvl w:val="0"/>
          <w:numId w:val="19"/>
        </w:numPr>
      </w:pPr>
      <w:r w:rsidRPr="31F53599">
        <w:rPr>
          <w:sz w:val="24"/>
          <w:szCs w:val="24"/>
        </w:rPr>
        <w:t>Encryption:</w:t>
      </w:r>
      <w:r w:rsidRPr="31F53599">
        <w:t xml:space="preserve"> GET VPN utilizes IPsec with AES for end to end </w:t>
      </w:r>
      <w:r w:rsidR="33DBA1BC" w:rsidRPr="31F53599">
        <w:t>encryption</w:t>
      </w:r>
      <w:r w:rsidRPr="31F53599">
        <w:t xml:space="preserve"> to ensure that the traffic remains confidential during transit.</w:t>
      </w:r>
    </w:p>
    <w:p w14:paraId="15DB77B2" w14:textId="35BB74E9" w:rsidR="4BAB727B" w:rsidRDefault="4BAB727B" w:rsidP="4BAB727B">
      <w:pPr>
        <w:rPr>
          <w:sz w:val="24"/>
          <w:szCs w:val="24"/>
        </w:rPr>
      </w:pPr>
    </w:p>
    <w:p w14:paraId="010EB0E4" w14:textId="03D8D0B8" w:rsidR="5557D806" w:rsidRDefault="5557D806" w:rsidP="4BAB727B">
      <w:pPr>
        <w:pStyle w:val="ListParagraph"/>
        <w:numPr>
          <w:ilvl w:val="0"/>
          <w:numId w:val="19"/>
        </w:numPr>
      </w:pPr>
      <w:r w:rsidRPr="31F53599">
        <w:rPr>
          <w:sz w:val="24"/>
          <w:szCs w:val="24"/>
        </w:rPr>
        <w:t>Ease Of Deployment:</w:t>
      </w:r>
      <w:r w:rsidRPr="31F53599">
        <w:t xml:space="preserve"> The vpn installment is a bit complex due to its reliance on specific hardware such as cisco routers and configurations. It also requires setting up a central key server for group management which could add complexity.</w:t>
      </w:r>
    </w:p>
    <w:p w14:paraId="761A3C72" w14:textId="3B640923" w:rsidR="4BAB727B" w:rsidRDefault="4BAB727B" w:rsidP="4BAB727B"/>
    <w:p w14:paraId="683F29AF" w14:textId="4F817617" w:rsidR="5557D806" w:rsidRDefault="5557D806" w:rsidP="4BAB727B">
      <w:pPr>
        <w:pStyle w:val="ListParagraph"/>
        <w:numPr>
          <w:ilvl w:val="0"/>
          <w:numId w:val="19"/>
        </w:numPr>
      </w:pPr>
      <w:r w:rsidRPr="31F53599">
        <w:rPr>
          <w:sz w:val="24"/>
          <w:szCs w:val="24"/>
        </w:rPr>
        <w:t xml:space="preserve">Performance: </w:t>
      </w:r>
      <w:r w:rsidRPr="31F53599">
        <w:t xml:space="preserve"> High performance, it's optimized for large deployments with low latency and high throughput capabilities which makes it suitable for high bandwidth applications, less overhead which enhances its ability for better performance </w:t>
      </w:r>
      <w:r w:rsidR="191479BA">
        <w:t>sensitive</w:t>
      </w:r>
      <w:r w:rsidRPr="31F53599">
        <w:t xml:space="preserve"> applications</w:t>
      </w:r>
    </w:p>
    <w:p w14:paraId="6AEAEEA6" w14:textId="77777777" w:rsidR="4BAB727B" w:rsidRDefault="4BAB727B"/>
    <w:p w14:paraId="734C065A" w14:textId="72938A5C" w:rsidR="5557D806" w:rsidRDefault="5557D806" w:rsidP="4BAB727B">
      <w:pPr>
        <w:rPr>
          <w:sz w:val="28"/>
          <w:szCs w:val="28"/>
        </w:rPr>
      </w:pPr>
      <w:r w:rsidRPr="31F53599">
        <w:rPr>
          <w:sz w:val="28"/>
          <w:szCs w:val="28"/>
        </w:rPr>
        <w:t xml:space="preserve">       2.  SSL VPN (Secure Sockets Layer VPN)</w:t>
      </w:r>
    </w:p>
    <w:p w14:paraId="7E4F232C" w14:textId="2F72852A" w:rsidR="4BAB727B" w:rsidRDefault="4BAB727B" w:rsidP="4BAB727B">
      <w:pPr>
        <w:pStyle w:val="ListParagraph"/>
        <w:rPr>
          <w:sz w:val="24"/>
          <w:szCs w:val="24"/>
        </w:rPr>
      </w:pPr>
    </w:p>
    <w:p w14:paraId="09880D6B" w14:textId="489B9427" w:rsidR="5557D806" w:rsidRDefault="5557D806" w:rsidP="4BAB727B">
      <w:pPr>
        <w:pStyle w:val="ListParagraph"/>
        <w:numPr>
          <w:ilvl w:val="0"/>
          <w:numId w:val="16"/>
        </w:numPr>
        <w:rPr>
          <w:sz w:val="24"/>
          <w:szCs w:val="24"/>
        </w:rPr>
      </w:pPr>
      <w:r w:rsidRPr="31F53599">
        <w:rPr>
          <w:sz w:val="24"/>
          <w:szCs w:val="24"/>
        </w:rPr>
        <w:t xml:space="preserve">Encryption: </w:t>
      </w:r>
      <w:r w:rsidRPr="31F53599">
        <w:t>SSL VPN uses SSTL/TLS protocols such as AES and 3DES. To encrypt traffic at the transport layer.</w:t>
      </w:r>
    </w:p>
    <w:p w14:paraId="425F8699" w14:textId="74B64CE3" w:rsidR="4BAB727B" w:rsidRDefault="4BAB727B" w:rsidP="4BAB727B">
      <w:pPr>
        <w:rPr>
          <w:sz w:val="24"/>
          <w:szCs w:val="24"/>
        </w:rPr>
      </w:pPr>
    </w:p>
    <w:p w14:paraId="38FFAD9A" w14:textId="5DE12DBB" w:rsidR="5557D806" w:rsidRDefault="5557D806" w:rsidP="4BAB727B">
      <w:pPr>
        <w:pStyle w:val="ListParagraph"/>
        <w:numPr>
          <w:ilvl w:val="0"/>
          <w:numId w:val="16"/>
        </w:numPr>
      </w:pPr>
      <w:r w:rsidRPr="31F53599">
        <w:rPr>
          <w:sz w:val="24"/>
          <w:szCs w:val="24"/>
        </w:rPr>
        <w:t>Ease Of Deployment:</w:t>
      </w:r>
      <w:r w:rsidRPr="31F53599">
        <w:t xml:space="preserve"> SSL vpn’s are very easy to deploy particularly for remote access or client to server connections. Since it operates via a web browser.</w:t>
      </w:r>
    </w:p>
    <w:p w14:paraId="297782DC" w14:textId="1A8298C5" w:rsidR="4BAB727B" w:rsidRDefault="4BAB727B" w:rsidP="4BAB727B"/>
    <w:p w14:paraId="7628B8F3" w14:textId="71398A7E" w:rsidR="5557D806" w:rsidRDefault="5557D806" w:rsidP="4BAB727B">
      <w:pPr>
        <w:pStyle w:val="ListParagraph"/>
        <w:numPr>
          <w:ilvl w:val="0"/>
          <w:numId w:val="16"/>
        </w:numPr>
        <w:rPr>
          <w:sz w:val="24"/>
          <w:szCs w:val="24"/>
        </w:rPr>
      </w:pPr>
      <w:r w:rsidRPr="31F53599">
        <w:rPr>
          <w:sz w:val="24"/>
          <w:szCs w:val="24"/>
        </w:rPr>
        <w:t>Performance: Moderate performance, in comparison to IPsec. Since SSL VPN’s handles traffic at the application layer making it less suitable for high bandwidth applications.</w:t>
      </w:r>
    </w:p>
    <w:p w14:paraId="66813759" w14:textId="23A049A9" w:rsidR="4BAB727B" w:rsidRDefault="4BAB727B" w:rsidP="4BAB727B">
      <w:pPr>
        <w:rPr>
          <w:sz w:val="24"/>
          <w:szCs w:val="24"/>
        </w:rPr>
      </w:pPr>
    </w:p>
    <w:p w14:paraId="386822C7" w14:textId="07F64E32" w:rsidR="5557D806" w:rsidRDefault="5557D806" w:rsidP="4BAB727B">
      <w:pPr>
        <w:rPr>
          <w:sz w:val="28"/>
          <w:szCs w:val="28"/>
        </w:rPr>
      </w:pPr>
      <w:r w:rsidRPr="31F53599">
        <w:rPr>
          <w:sz w:val="24"/>
          <w:szCs w:val="24"/>
        </w:rPr>
        <w:t xml:space="preserve">           </w:t>
      </w:r>
      <w:r w:rsidRPr="31F53599">
        <w:rPr>
          <w:sz w:val="28"/>
          <w:szCs w:val="28"/>
        </w:rPr>
        <w:t>3. IPsec VPN (Internet Protocol Security VPN)</w:t>
      </w:r>
    </w:p>
    <w:p w14:paraId="6DA7620E" w14:textId="11F842CB" w:rsidR="4BAB727B" w:rsidRDefault="4BAB727B" w:rsidP="4BAB727B">
      <w:pPr>
        <w:rPr>
          <w:sz w:val="28"/>
          <w:szCs w:val="28"/>
        </w:rPr>
      </w:pPr>
    </w:p>
    <w:p w14:paraId="3D98A4A2" w14:textId="656DF390" w:rsidR="5557D806" w:rsidRDefault="5557D806" w:rsidP="112735C7">
      <w:pPr>
        <w:pStyle w:val="ListParagraph"/>
        <w:numPr>
          <w:ilvl w:val="0"/>
          <w:numId w:val="48"/>
        </w:numPr>
      </w:pPr>
      <w:r w:rsidRPr="31F53599">
        <w:rPr>
          <w:sz w:val="24"/>
          <w:szCs w:val="24"/>
        </w:rPr>
        <w:t>Encryption:</w:t>
      </w:r>
      <w:r w:rsidRPr="31F53599">
        <w:t xml:space="preserve"> IPsec VPN utilizes AES and 3DES encryption to encrypt IP packets. It operates at the network layer.</w:t>
      </w:r>
    </w:p>
    <w:p w14:paraId="243CF84C" w14:textId="35301503" w:rsidR="4BAB727B" w:rsidRDefault="4BAB727B" w:rsidP="4BAB727B"/>
    <w:p w14:paraId="6848499B" w14:textId="5EAF8333" w:rsidR="5557D806" w:rsidRDefault="5557D806" w:rsidP="112735C7">
      <w:pPr>
        <w:pStyle w:val="ListParagraph"/>
        <w:numPr>
          <w:ilvl w:val="0"/>
          <w:numId w:val="48"/>
        </w:numPr>
      </w:pPr>
      <w:r w:rsidRPr="31F53599">
        <w:rPr>
          <w:sz w:val="24"/>
          <w:szCs w:val="24"/>
        </w:rPr>
        <w:t>Ease Of Deployment: Moderate Complexity</w:t>
      </w:r>
      <w:r w:rsidRPr="31F53599">
        <w:t xml:space="preserve"> requires configuration on both client and server side and its more complex than SSL VPN due to the need for the manual key exchange or a dedicated security gateway.</w:t>
      </w:r>
    </w:p>
    <w:p w14:paraId="0CBD3075" w14:textId="42D1453F" w:rsidR="4BAB727B" w:rsidRDefault="4BAB727B" w:rsidP="4BAB727B"/>
    <w:p w14:paraId="162A8DFC" w14:textId="5DA6157D" w:rsidR="5557D806" w:rsidRDefault="5557D806" w:rsidP="0947D4BB">
      <w:pPr>
        <w:pStyle w:val="ListParagraph"/>
        <w:numPr>
          <w:ilvl w:val="0"/>
          <w:numId w:val="48"/>
        </w:numPr>
      </w:pPr>
      <w:r w:rsidRPr="31F53599">
        <w:rPr>
          <w:sz w:val="24"/>
          <w:szCs w:val="24"/>
        </w:rPr>
        <w:t>Performance:</w:t>
      </w:r>
      <w:r w:rsidRPr="31F53599">
        <w:t xml:space="preserve">  It has high performance capabilities for both site to site and remote access use cases and it has low latency and high throughput which makes it suitable for low latency applications. Less overhead compared to ssl vpn which is a key advantage for performance.</w:t>
      </w:r>
      <w:r>
        <w:br/>
      </w:r>
    </w:p>
    <w:p w14:paraId="2A8AE6D4" w14:textId="41EE7009" w:rsidR="41CBAE1D" w:rsidRDefault="41CBAE1D" w:rsidP="31F53599"/>
    <w:p w14:paraId="021CD139" w14:textId="1DC3C686" w:rsidR="41CBAE1D" w:rsidRDefault="41CBAE1D" w:rsidP="41CBAE1D"/>
    <w:p w14:paraId="4B4B3D94" w14:textId="2962F201" w:rsidR="09F9E05B" w:rsidRDefault="6D582BC7" w:rsidP="7319AF5C">
      <w:pPr>
        <w:rPr>
          <w:sz w:val="28"/>
          <w:szCs w:val="28"/>
        </w:rPr>
      </w:pPr>
      <w:r w:rsidRPr="7319AF5C">
        <w:rPr>
          <w:sz w:val="28"/>
          <w:szCs w:val="28"/>
        </w:rPr>
        <w:t xml:space="preserve">       </w:t>
      </w:r>
      <w:r w:rsidRPr="6812A9BB">
        <w:rPr>
          <w:sz w:val="28"/>
          <w:szCs w:val="28"/>
        </w:rPr>
        <w:t xml:space="preserve"> </w:t>
      </w:r>
      <w:r w:rsidRPr="6BF5EE31">
        <w:rPr>
          <w:sz w:val="28"/>
          <w:szCs w:val="28"/>
        </w:rPr>
        <w:t xml:space="preserve"> 4. </w:t>
      </w:r>
      <w:r w:rsidR="09F9E05B" w:rsidRPr="31F53599">
        <w:rPr>
          <w:sz w:val="28"/>
          <w:szCs w:val="28"/>
        </w:rPr>
        <w:t>DM VPN (Dynamic Multipoint VPN)</w:t>
      </w:r>
    </w:p>
    <w:p w14:paraId="43C0DF4F" w14:textId="43FAE3DA" w:rsidR="41CBAE1D" w:rsidRDefault="41CBAE1D" w:rsidP="31F53599">
      <w:pPr>
        <w:rPr>
          <w:sz w:val="28"/>
          <w:szCs w:val="28"/>
        </w:rPr>
      </w:pPr>
    </w:p>
    <w:p w14:paraId="7D813F49" w14:textId="5BFB1350" w:rsidR="743F7A19" w:rsidRDefault="743F7A19" w:rsidP="31F53599">
      <w:pPr>
        <w:pStyle w:val="ListParagraph"/>
        <w:numPr>
          <w:ilvl w:val="0"/>
          <w:numId w:val="6"/>
        </w:numPr>
        <w:rPr>
          <w:sz w:val="24"/>
          <w:szCs w:val="24"/>
        </w:rPr>
      </w:pPr>
      <w:r w:rsidRPr="31F53599">
        <w:rPr>
          <w:sz w:val="24"/>
          <w:szCs w:val="24"/>
        </w:rPr>
        <w:t xml:space="preserve">Encryption: </w:t>
      </w:r>
      <w:r w:rsidRPr="31F53599">
        <w:t>uses IPsec with AES encryption</w:t>
      </w:r>
      <w:r w:rsidR="395F0C33" w:rsidRPr="31F53599">
        <w:t xml:space="preserve"> to secure GRE tunneling and communications</w:t>
      </w:r>
      <w:r w:rsidR="4BF94063" w:rsidRPr="31F53599">
        <w:t xml:space="preserve"> for dynamic multipoint connectivity.</w:t>
      </w:r>
    </w:p>
    <w:p w14:paraId="591E171C" w14:textId="526DC93E" w:rsidR="41CBAE1D" w:rsidRDefault="41CBAE1D" w:rsidP="31F53599">
      <w:pPr>
        <w:rPr>
          <w:sz w:val="24"/>
          <w:szCs w:val="24"/>
        </w:rPr>
      </w:pPr>
    </w:p>
    <w:p w14:paraId="3167C6E2" w14:textId="7EE4B893" w:rsidR="4F70E6A4" w:rsidRDefault="1B9E5C03" w:rsidP="31F53599">
      <w:pPr>
        <w:pStyle w:val="ListParagraph"/>
        <w:numPr>
          <w:ilvl w:val="0"/>
          <w:numId w:val="6"/>
        </w:numPr>
        <w:rPr>
          <w:sz w:val="24"/>
          <w:szCs w:val="24"/>
        </w:rPr>
      </w:pPr>
      <w:r w:rsidRPr="1A57DACF">
        <w:rPr>
          <w:sz w:val="24"/>
          <w:szCs w:val="24"/>
        </w:rPr>
        <w:t xml:space="preserve">Ease Of Deployment: It </w:t>
      </w:r>
      <w:r w:rsidR="4A2AB925" w:rsidRPr="1A57DACF">
        <w:rPr>
          <w:sz w:val="24"/>
          <w:szCs w:val="24"/>
        </w:rPr>
        <w:t>offers scalability</w:t>
      </w:r>
      <w:r w:rsidR="2CB8DB0A" w:rsidRPr="1A57DACF">
        <w:rPr>
          <w:sz w:val="24"/>
          <w:szCs w:val="24"/>
        </w:rPr>
        <w:t xml:space="preserve"> in deployment</w:t>
      </w:r>
      <w:r w:rsidR="41A7037E" w:rsidRPr="1A57DACF">
        <w:rPr>
          <w:sz w:val="24"/>
          <w:szCs w:val="24"/>
        </w:rPr>
        <w:t xml:space="preserve"> It uses </w:t>
      </w:r>
      <w:r w:rsidR="7C1A8CAA" w:rsidRPr="1A57DACF">
        <w:rPr>
          <w:sz w:val="24"/>
          <w:szCs w:val="24"/>
        </w:rPr>
        <w:t xml:space="preserve">a </w:t>
      </w:r>
      <w:r w:rsidR="6AECAC97" w:rsidRPr="1A57DACF">
        <w:rPr>
          <w:sz w:val="24"/>
          <w:szCs w:val="24"/>
        </w:rPr>
        <w:t>stabi</w:t>
      </w:r>
      <w:r w:rsidR="7C1A8CAA" w:rsidRPr="1A57DACF">
        <w:rPr>
          <w:sz w:val="24"/>
          <w:szCs w:val="24"/>
        </w:rPr>
        <w:t>lized</w:t>
      </w:r>
      <w:r w:rsidR="41A7037E" w:rsidRPr="1A57DACF">
        <w:rPr>
          <w:sz w:val="24"/>
          <w:szCs w:val="24"/>
        </w:rPr>
        <w:t xml:space="preserve"> </w:t>
      </w:r>
      <w:r w:rsidR="51FC64C7" w:rsidRPr="1A57DACF">
        <w:rPr>
          <w:sz w:val="24"/>
          <w:szCs w:val="24"/>
        </w:rPr>
        <w:t>structure</w:t>
      </w:r>
      <w:r w:rsidR="41A7037E" w:rsidRPr="1A57DACF">
        <w:rPr>
          <w:sz w:val="24"/>
          <w:szCs w:val="24"/>
        </w:rPr>
        <w:t>. W</w:t>
      </w:r>
      <w:r w:rsidR="03BC0DD6" w:rsidRPr="1A57DACF">
        <w:rPr>
          <w:sz w:val="24"/>
          <w:szCs w:val="24"/>
        </w:rPr>
        <w:t xml:space="preserve">hich </w:t>
      </w:r>
      <w:r w:rsidR="4EBA8818" w:rsidRPr="1A57DACF">
        <w:rPr>
          <w:sz w:val="24"/>
          <w:szCs w:val="24"/>
        </w:rPr>
        <w:t>eases management and eliminates the need for static routing however it needs a specific configuration on routers and VPN concentrato</w:t>
      </w:r>
      <w:r w:rsidR="64DF3B04" w:rsidRPr="1A57DACF">
        <w:rPr>
          <w:sz w:val="24"/>
          <w:szCs w:val="24"/>
        </w:rPr>
        <w:t>rs.</w:t>
      </w:r>
    </w:p>
    <w:p w14:paraId="55E4F027" w14:textId="5A791816" w:rsidR="41CBAE1D" w:rsidRDefault="41CBAE1D" w:rsidP="31F53599">
      <w:pPr>
        <w:rPr>
          <w:sz w:val="24"/>
          <w:szCs w:val="24"/>
        </w:rPr>
      </w:pPr>
    </w:p>
    <w:p w14:paraId="26600A1F" w14:textId="4F38D276" w:rsidR="6CC9F32C" w:rsidRDefault="20B1841B" w:rsidP="31F53599">
      <w:pPr>
        <w:pStyle w:val="ListParagraph"/>
        <w:numPr>
          <w:ilvl w:val="0"/>
          <w:numId w:val="6"/>
        </w:numPr>
        <w:rPr>
          <w:sz w:val="24"/>
          <w:szCs w:val="24"/>
        </w:rPr>
      </w:pPr>
      <w:r w:rsidRPr="1A57DACF">
        <w:rPr>
          <w:sz w:val="24"/>
          <w:szCs w:val="24"/>
        </w:rPr>
        <w:t xml:space="preserve">Performance: </w:t>
      </w:r>
      <w:r w:rsidR="5104F41F" w:rsidRPr="1A57DACF">
        <w:rPr>
          <w:sz w:val="24"/>
          <w:szCs w:val="24"/>
        </w:rPr>
        <w:t>High performance, with low latency and high throughput, making it suitable for large scale deployments. It h</w:t>
      </w:r>
      <w:r w:rsidR="0B4F77AA" w:rsidRPr="1A57DACF">
        <w:rPr>
          <w:sz w:val="24"/>
          <w:szCs w:val="24"/>
        </w:rPr>
        <w:t>andles dynamic connection efficiently between multiple remote sites</w:t>
      </w:r>
      <w:r w:rsidR="293A03F9" w:rsidRPr="1A57DACF">
        <w:rPr>
          <w:sz w:val="24"/>
          <w:szCs w:val="24"/>
        </w:rPr>
        <w:t xml:space="preserve"> and its performance is optimized for scenarios where there is the </w:t>
      </w:r>
      <w:r w:rsidR="7EEFCECC" w:rsidRPr="1A57DACF">
        <w:rPr>
          <w:sz w:val="24"/>
          <w:szCs w:val="24"/>
        </w:rPr>
        <w:t>need for</w:t>
      </w:r>
      <w:r w:rsidR="293A03F9" w:rsidRPr="1A57DACF">
        <w:rPr>
          <w:sz w:val="24"/>
          <w:szCs w:val="24"/>
        </w:rPr>
        <w:t xml:space="preserve"> high availability and redunda</w:t>
      </w:r>
      <w:r w:rsidR="0D0CEFA7" w:rsidRPr="1A57DACF">
        <w:rPr>
          <w:sz w:val="24"/>
          <w:szCs w:val="24"/>
        </w:rPr>
        <w:t>nt scenarios.</w:t>
      </w:r>
    </w:p>
    <w:p w14:paraId="47D1876B" w14:textId="22C7B324" w:rsidR="4BAB727B" w:rsidRDefault="4BAB727B" w:rsidP="4BAB727B">
      <w:pPr>
        <w:rPr>
          <w:rStyle w:val="Heading3Char"/>
        </w:rPr>
      </w:pPr>
    </w:p>
    <w:p w14:paraId="14DF8734" w14:textId="0D261FA7" w:rsidR="00F9107F" w:rsidRDefault="00F9107F">
      <w:bookmarkStart w:id="29" w:name="_Toc217596390"/>
      <w:r w:rsidRPr="24089B93">
        <w:rPr>
          <w:rStyle w:val="Heading3Char"/>
        </w:rPr>
        <w:t>2.5.2 Proposed Hybrid Model:</w:t>
      </w:r>
      <w:bookmarkEnd w:id="29"/>
      <w:r w:rsidRPr="24089B93">
        <w:rPr>
          <w:rStyle w:val="Heading3Char"/>
        </w:rPr>
        <w:t xml:space="preserve"> </w:t>
      </w:r>
    </w:p>
    <w:p w14:paraId="1C0C7470" w14:textId="70B94D4C" w:rsidR="4BAB727B" w:rsidRDefault="4BAB727B"/>
    <w:p w14:paraId="3AD3224A" w14:textId="5F20E3A8" w:rsidR="4E6A2943" w:rsidRDefault="5271B2F0" w:rsidP="4BAB727B">
      <w:pPr>
        <w:rPr>
          <w:sz w:val="24"/>
          <w:szCs w:val="24"/>
        </w:rPr>
      </w:pPr>
      <w:r w:rsidRPr="1A57DACF">
        <w:rPr>
          <w:sz w:val="24"/>
          <w:szCs w:val="24"/>
          <w:rPrChange w:id="30" w:author="Hamad Ebrahim M. Alsaood" w:date="2025-12-07T00:47:00Z">
            <w:rPr/>
          </w:rPrChange>
        </w:rPr>
        <w:t xml:space="preserve">To meet </w:t>
      </w:r>
      <w:r w:rsidR="2638F338" w:rsidRPr="1A57DACF">
        <w:rPr>
          <w:sz w:val="24"/>
          <w:szCs w:val="24"/>
        </w:rPr>
        <w:t>Gulf Tech</w:t>
      </w:r>
      <w:r w:rsidR="6720F102" w:rsidRPr="1A57DACF">
        <w:rPr>
          <w:sz w:val="24"/>
          <w:szCs w:val="24"/>
        </w:rPr>
        <w:t xml:space="preserve"> communication </w:t>
      </w:r>
      <w:r w:rsidR="54B16721" w:rsidRPr="1A57DACF">
        <w:rPr>
          <w:sz w:val="24"/>
          <w:szCs w:val="24"/>
        </w:rPr>
        <w:t>needs,</w:t>
      </w:r>
      <w:r w:rsidRPr="1A57DACF">
        <w:rPr>
          <w:sz w:val="24"/>
          <w:szCs w:val="24"/>
        </w:rPr>
        <w:t xml:space="preserve"> we need to implement a Hybrid VPN model by combining GET VPN</w:t>
      </w:r>
      <w:r w:rsidR="16155532" w:rsidRPr="1A57DACF">
        <w:rPr>
          <w:sz w:val="24"/>
          <w:szCs w:val="24"/>
        </w:rPr>
        <w:t>, SSL VPN and IPsec VPN</w:t>
      </w:r>
      <w:r w:rsidR="1F9A22BE" w:rsidRPr="1A57DACF">
        <w:rPr>
          <w:sz w:val="24"/>
          <w:szCs w:val="24"/>
        </w:rPr>
        <w:t>.</w:t>
      </w:r>
    </w:p>
    <w:p w14:paraId="766DEE38" w14:textId="42B2CC92" w:rsidR="4BAB727B" w:rsidRDefault="4BAB727B" w:rsidP="4BAB727B">
      <w:pPr>
        <w:rPr>
          <w:sz w:val="24"/>
          <w:szCs w:val="24"/>
        </w:rPr>
      </w:pPr>
    </w:p>
    <w:p w14:paraId="6D19931C" w14:textId="1AC8E832" w:rsidR="2C87042B" w:rsidRDefault="1F9A22BE" w:rsidP="60AC0E92">
      <w:pPr>
        <w:pStyle w:val="ListParagraph"/>
        <w:numPr>
          <w:ilvl w:val="0"/>
          <w:numId w:val="49"/>
        </w:numPr>
        <w:rPr>
          <w:sz w:val="24"/>
          <w:szCs w:val="24"/>
        </w:rPr>
      </w:pPr>
      <w:r w:rsidRPr="1A57DACF">
        <w:rPr>
          <w:sz w:val="24"/>
          <w:szCs w:val="24"/>
        </w:rPr>
        <w:t>GET VPN</w:t>
      </w:r>
      <w:r w:rsidR="0BB3E8EB" w:rsidRPr="1A57DACF">
        <w:rPr>
          <w:sz w:val="24"/>
          <w:szCs w:val="24"/>
        </w:rPr>
        <w:t>:</w:t>
      </w:r>
      <w:r w:rsidR="5F2F3058" w:rsidRPr="1A57DACF">
        <w:rPr>
          <w:sz w:val="24"/>
          <w:szCs w:val="24"/>
        </w:rPr>
        <w:t xml:space="preserve"> is used </w:t>
      </w:r>
      <w:r w:rsidR="0BB3E8EB" w:rsidRPr="1A57DACF">
        <w:rPr>
          <w:sz w:val="24"/>
          <w:szCs w:val="24"/>
        </w:rPr>
        <w:t>for site to site between GulfTech</w:t>
      </w:r>
      <w:r w:rsidR="0F7B27AA" w:rsidRPr="1A57DACF">
        <w:rPr>
          <w:sz w:val="24"/>
          <w:szCs w:val="24"/>
        </w:rPr>
        <w:t>’s branches. It ensures high performance and low latency. It encrypts traffic across large scale networks.</w:t>
      </w:r>
    </w:p>
    <w:p w14:paraId="7ED9CE1D" w14:textId="254036AB" w:rsidR="4BAB727B" w:rsidRDefault="4BAB727B" w:rsidP="4BAB727B">
      <w:pPr>
        <w:rPr>
          <w:sz w:val="24"/>
          <w:szCs w:val="24"/>
        </w:rPr>
      </w:pPr>
    </w:p>
    <w:p w14:paraId="10829C5D" w14:textId="7E5C2B0D" w:rsidR="79DD2D34" w:rsidRDefault="0D6F0BC6" w:rsidP="31F53599">
      <w:pPr>
        <w:pStyle w:val="ListParagraph"/>
        <w:numPr>
          <w:ilvl w:val="0"/>
          <w:numId w:val="10"/>
        </w:numPr>
        <w:rPr>
          <w:sz w:val="24"/>
          <w:szCs w:val="24"/>
        </w:rPr>
      </w:pPr>
      <w:r w:rsidRPr="5C6C6DBD">
        <w:rPr>
          <w:sz w:val="24"/>
          <w:szCs w:val="24"/>
        </w:rPr>
        <w:t xml:space="preserve">       </w:t>
      </w:r>
      <w:r w:rsidRPr="68CE1056">
        <w:rPr>
          <w:sz w:val="24"/>
          <w:szCs w:val="24"/>
        </w:rPr>
        <w:t xml:space="preserve"> </w:t>
      </w:r>
      <w:r w:rsidR="79DD2D34" w:rsidRPr="31F53599">
        <w:rPr>
          <w:sz w:val="24"/>
          <w:szCs w:val="24"/>
        </w:rPr>
        <w:t>SSL VPN: Used</w:t>
      </w:r>
      <w:r w:rsidR="3836ACBB" w:rsidRPr="31F53599">
        <w:rPr>
          <w:sz w:val="24"/>
          <w:szCs w:val="24"/>
        </w:rPr>
        <w:t xml:space="preserve"> by employees for remote access. It provides easy browser based secure a</w:t>
      </w:r>
      <w:r w:rsidR="2BC9CDD4" w:rsidRPr="31F53599">
        <w:rPr>
          <w:sz w:val="24"/>
          <w:szCs w:val="24"/>
        </w:rPr>
        <w:t>ccess to internal systems without the need for a client software.</w:t>
      </w:r>
    </w:p>
    <w:p w14:paraId="5BA19F34" w14:textId="15B2BFDA" w:rsidR="4BAB727B" w:rsidRDefault="4BAB727B" w:rsidP="4BAB727B">
      <w:pPr>
        <w:rPr>
          <w:sz w:val="24"/>
          <w:szCs w:val="24"/>
        </w:rPr>
      </w:pPr>
    </w:p>
    <w:p w14:paraId="464F73F2" w14:textId="4C4D77A8" w:rsidR="58C6168E" w:rsidRDefault="4D48B138" w:rsidP="31F53599">
      <w:pPr>
        <w:pStyle w:val="ListParagraph"/>
        <w:numPr>
          <w:ilvl w:val="0"/>
          <w:numId w:val="10"/>
        </w:numPr>
        <w:rPr>
          <w:sz w:val="24"/>
          <w:szCs w:val="24"/>
        </w:rPr>
      </w:pPr>
      <w:r w:rsidRPr="1A57DACF">
        <w:rPr>
          <w:sz w:val="24"/>
          <w:szCs w:val="24"/>
        </w:rPr>
        <w:t>IPsec VPN: It serves as a backup for both site to site and remote access communication in ca</w:t>
      </w:r>
      <w:r w:rsidR="5AA32404" w:rsidRPr="1A57DACF">
        <w:rPr>
          <w:sz w:val="24"/>
          <w:szCs w:val="24"/>
        </w:rPr>
        <w:t xml:space="preserve">se of a failure in the vpn’s. </w:t>
      </w:r>
    </w:p>
    <w:p w14:paraId="660B21A7" w14:textId="5001A36A" w:rsidR="4BAB727B" w:rsidRDefault="4BAB727B" w:rsidP="4BAB727B">
      <w:pPr>
        <w:rPr>
          <w:sz w:val="24"/>
          <w:szCs w:val="24"/>
        </w:rPr>
      </w:pPr>
    </w:p>
    <w:p w14:paraId="17F902CB" w14:textId="55A522B4" w:rsidR="487C30EC" w:rsidRDefault="487C30EC" w:rsidP="4BAB727B">
      <w:pPr>
        <w:rPr>
          <w:sz w:val="24"/>
          <w:szCs w:val="24"/>
        </w:rPr>
      </w:pPr>
      <w:r w:rsidRPr="31F53599">
        <w:rPr>
          <w:sz w:val="24"/>
          <w:szCs w:val="24"/>
        </w:rPr>
        <w:t>Benefits:</w:t>
      </w:r>
    </w:p>
    <w:p w14:paraId="5B9EEB57" w14:textId="47CB91F8" w:rsidR="4BAB727B" w:rsidRDefault="4BAB727B" w:rsidP="4BAB727B">
      <w:pPr>
        <w:rPr>
          <w:sz w:val="24"/>
          <w:szCs w:val="24"/>
        </w:rPr>
      </w:pPr>
    </w:p>
    <w:p w14:paraId="7109974F" w14:textId="4EB327D7" w:rsidR="487C30EC" w:rsidRDefault="05084917" w:rsidP="31F53599">
      <w:pPr>
        <w:pStyle w:val="ListParagraph"/>
        <w:numPr>
          <w:ilvl w:val="0"/>
          <w:numId w:val="8"/>
        </w:numPr>
      </w:pPr>
      <w:r w:rsidRPr="1A57DACF">
        <w:t>High Availability</w:t>
      </w:r>
      <w:r w:rsidR="4CB14A54" w:rsidRPr="1A57DACF">
        <w:t>: Redundant</w:t>
      </w:r>
      <w:r w:rsidR="68C2F89F" w:rsidRPr="1A57DACF">
        <w:t xml:space="preserve"> VPN solutions ensure minimal </w:t>
      </w:r>
      <w:r w:rsidR="301F778B" w:rsidRPr="1A57DACF">
        <w:t>interference</w:t>
      </w:r>
      <w:r w:rsidR="5DB7D7A9" w:rsidRPr="1A57DACF">
        <w:t>.</w:t>
      </w:r>
    </w:p>
    <w:p w14:paraId="7BB909C6" w14:textId="6CD242E1" w:rsidR="487C30EC" w:rsidRDefault="05084917" w:rsidP="31F53599">
      <w:pPr>
        <w:pStyle w:val="ListParagraph"/>
        <w:numPr>
          <w:ilvl w:val="0"/>
          <w:numId w:val="8"/>
        </w:numPr>
      </w:pPr>
      <w:r w:rsidRPr="1A57DACF">
        <w:t>Scalability</w:t>
      </w:r>
      <w:r w:rsidR="7CE4B2CB" w:rsidRPr="1A57DACF">
        <w:t>:</w:t>
      </w:r>
      <w:r w:rsidR="70134109" w:rsidRPr="1A57DACF">
        <w:t xml:space="preserve"> Easy to scale as </w:t>
      </w:r>
      <w:r w:rsidR="394BF57A" w:rsidRPr="1A57DACF">
        <w:t>Gulf Tech</w:t>
      </w:r>
      <w:r w:rsidR="70134109" w:rsidRPr="1A57DACF">
        <w:t xml:space="preserve"> grows, adding more branches or remote users.</w:t>
      </w:r>
    </w:p>
    <w:p w14:paraId="1B4D251F" w14:textId="6D547341" w:rsidR="487C30EC" w:rsidRDefault="05084917" w:rsidP="31F53599">
      <w:pPr>
        <w:pStyle w:val="ListParagraph"/>
        <w:numPr>
          <w:ilvl w:val="0"/>
          <w:numId w:val="8"/>
        </w:numPr>
      </w:pPr>
      <w:r w:rsidRPr="1A57DACF">
        <w:t>Enhanced Security</w:t>
      </w:r>
      <w:r w:rsidR="565880FE" w:rsidRPr="1A57DACF">
        <w:t>:</w:t>
      </w:r>
      <w:r w:rsidR="4D45F799" w:rsidRPr="1A57DACF">
        <w:t xml:space="preserve"> Multiple layers of security</w:t>
      </w:r>
      <w:r w:rsidR="082D8F7C" w:rsidRPr="1A57DACF">
        <w:t xml:space="preserve"> (VPN’S) to </w:t>
      </w:r>
      <w:r w:rsidR="4D45F799" w:rsidRPr="1A57DACF">
        <w:t>protect GulfTech’s data.</w:t>
      </w:r>
    </w:p>
    <w:p w14:paraId="550951B4" w14:textId="00A79E8C" w:rsidR="4BAB727B" w:rsidRDefault="4BAB727B" w:rsidP="4BAB727B"/>
    <w:p w14:paraId="78E57BD1" w14:textId="74584F5E" w:rsidR="05084917" w:rsidRDefault="05084917" w:rsidP="1A57DACF">
      <w:r w:rsidRPr="1A57DACF">
        <w:t xml:space="preserve">This </w:t>
      </w:r>
      <w:r w:rsidR="3110BDD5" w:rsidRPr="1A57DACF">
        <w:t>proposed hybrid vpn model when implemented will help with better security levels and availability and scalability</w:t>
      </w:r>
      <w:r w:rsidR="664CBFD2" w:rsidRPr="1A57DACF">
        <w:t>, it combines the most important aspect of each vpn</w:t>
      </w:r>
    </w:p>
    <w:p w14:paraId="5E5ABB5E" w14:textId="40A24F3F" w:rsidR="4BAB727B" w:rsidRDefault="4BAB727B">
      <w:pPr>
        <w:rPr>
          <w:del w:id="31" w:author="Hamad Ebrahim M. Alsaood" w:date="2025-12-07T00:35:00Z" w16du:dateUtc="2025-12-07T00:35:47Z"/>
        </w:rPr>
      </w:pPr>
    </w:p>
    <w:p w14:paraId="2B815E99" w14:textId="15D9390D" w:rsidR="4BAB727B" w:rsidRDefault="4BAB727B" w:rsidP="4BAB727B">
      <w:pPr>
        <w:rPr>
          <w:del w:id="32" w:author="Hamad Ebrahim M. Alsaood" w:date="2025-12-07T00:35:00Z" w16du:dateUtc="2025-12-07T00:35:47Z"/>
        </w:rPr>
      </w:pPr>
    </w:p>
    <w:p w14:paraId="41FE40E6" w14:textId="5372C0CF" w:rsidR="00391797" w:rsidRPr="00391797" w:rsidRDefault="00F9107F" w:rsidP="00391797">
      <w:pPr>
        <w:pStyle w:val="Heading2"/>
      </w:pPr>
      <w:bookmarkStart w:id="33" w:name="_Toc217596391"/>
      <w:r w:rsidRPr="00F9107F">
        <w:t>2.6 Task 6: Emerging Cybersecurity Trends</w:t>
      </w:r>
      <w:bookmarkEnd w:id="33"/>
    </w:p>
    <w:p w14:paraId="466F2A28" w14:textId="7D046C7D" w:rsidR="00391797" w:rsidRDefault="00F9107F" w:rsidP="00391797">
      <w:bookmarkStart w:id="34" w:name="_Toc217596392"/>
      <w:r w:rsidRPr="24089B93">
        <w:rPr>
          <w:rStyle w:val="Heading3Char"/>
        </w:rPr>
        <w:t>2.6.1 Analysis of Trends:</w:t>
      </w:r>
      <w:bookmarkEnd w:id="34"/>
      <w:r w:rsidRPr="24089B93">
        <w:rPr>
          <w:rStyle w:val="Heading3Char"/>
        </w:rPr>
        <w:t xml:space="preserve"> </w:t>
      </w:r>
    </w:p>
    <w:p w14:paraId="387B29DA" w14:textId="77777777" w:rsidR="006C0B25" w:rsidRPr="004A15DF" w:rsidRDefault="006C0B25" w:rsidP="006C0B25">
      <w:pPr>
        <w:rPr>
          <w:b/>
          <w:bCs/>
        </w:rPr>
      </w:pPr>
      <w:r w:rsidRPr="00195173">
        <w:t>The cybersecurity field of 2025 shows fast development because of AI system integration with cloud computing and adaptive security system designs. Defense strategies face transformation because of three main trends which are:</w:t>
      </w:r>
    </w:p>
    <w:p w14:paraId="680169E2" w14:textId="77777777" w:rsidR="006C0B25" w:rsidRPr="00195173" w:rsidRDefault="006C0B25" w:rsidP="006C0B25">
      <w:pPr>
        <w:pStyle w:val="ListParagraph"/>
        <w:widowControl/>
        <w:numPr>
          <w:ilvl w:val="0"/>
          <w:numId w:val="37"/>
        </w:numPr>
        <w:autoSpaceDE/>
        <w:autoSpaceDN/>
        <w:spacing w:after="160" w:line="278" w:lineRule="auto"/>
      </w:pPr>
      <w:r w:rsidRPr="00195173">
        <w:rPr>
          <w:b/>
          <w:bCs/>
        </w:rPr>
        <w:t>Zero Trust Architecture (ZTA):</w:t>
      </w:r>
      <w:r w:rsidRPr="00195173">
        <w:t xml:space="preserve"> Operates as a standard which implements "never trust, always verify" through ongoing authentication and network segmentation into small segments. The solution protects against complex cyber threats through network segmentation and multi-factor authentication which has become standard practice for organizations using hybrid infrastructure.</w:t>
      </w:r>
    </w:p>
    <w:p w14:paraId="1947ED34" w14:textId="77777777" w:rsidR="006C0B25" w:rsidRDefault="006C0B25" w:rsidP="006C0B25">
      <w:pPr>
        <w:pStyle w:val="ListParagraph"/>
        <w:widowControl/>
        <w:numPr>
          <w:ilvl w:val="0"/>
          <w:numId w:val="37"/>
        </w:numPr>
        <w:autoSpaceDE/>
        <w:autoSpaceDN/>
        <w:spacing w:after="160" w:line="278" w:lineRule="auto"/>
      </w:pPr>
      <w:r w:rsidRPr="00195173">
        <w:rPr>
          <w:b/>
          <w:bCs/>
        </w:rPr>
        <w:t>Cloud-Native Security Approaches:</w:t>
      </w:r>
      <w:r w:rsidRPr="00195173">
        <w:t xml:space="preserve"> CSPM tools perform automated cloud configuration monitoring to detect and resolve security misconfigurations while CWPP protects workloads through runtime defense of containers and VMs. Zero-trust for cloud workloads implements detailed security rules which protect changing resources across multiple cloud environments to prevent multi-cloud security threats.</w:t>
      </w:r>
    </w:p>
    <w:p w14:paraId="77639F28" w14:textId="77777777" w:rsidR="006C0B25" w:rsidRPr="00195173" w:rsidRDefault="006C0B25" w:rsidP="006C0B25">
      <w:pPr>
        <w:pStyle w:val="ListParagraph"/>
        <w:widowControl/>
        <w:numPr>
          <w:ilvl w:val="0"/>
          <w:numId w:val="37"/>
        </w:numPr>
        <w:autoSpaceDE/>
        <w:autoSpaceDN/>
        <w:spacing w:after="160" w:line="278" w:lineRule="auto"/>
      </w:pPr>
      <w:r w:rsidRPr="00195173">
        <w:rPr>
          <w:b/>
          <w:bCs/>
        </w:rPr>
        <w:t>Cybersecurity Automation</w:t>
      </w:r>
      <w:r w:rsidRPr="00195173">
        <w:t xml:space="preserve">: SOAR platforms orchestrate responses by integrating tools for automated incident handling, reducing MTTR. AI/ML-based automation enhances this with predictive analytics, auto-quarantining threats, and playbook execution. </w:t>
      </w:r>
    </w:p>
    <w:p w14:paraId="43DDB55F" w14:textId="77777777" w:rsidR="006C0B25" w:rsidRPr="00195173" w:rsidRDefault="006C0B25" w:rsidP="006C0B25">
      <w:pPr>
        <w:pStyle w:val="ListParagraph"/>
        <w:widowControl/>
        <w:numPr>
          <w:ilvl w:val="0"/>
          <w:numId w:val="37"/>
        </w:numPr>
        <w:autoSpaceDE/>
        <w:autoSpaceDN/>
        <w:spacing w:after="160" w:line="278" w:lineRule="auto"/>
      </w:pPr>
      <w:r w:rsidRPr="00195173">
        <w:rPr>
          <w:b/>
          <w:bCs/>
        </w:rPr>
        <w:t>Internet of Things (IoT) Protection</w:t>
      </w:r>
      <w:r w:rsidRPr="00195173">
        <w:t xml:space="preserve">: With IoT proliferation, trends focus on device segmentation, firmware scanning, and AI-driven anomaly detection to mitigate vulnerabilities in connected ecosystems. </w:t>
      </w:r>
    </w:p>
    <w:p w14:paraId="2B83D075" w14:textId="77777777" w:rsidR="006C0B25" w:rsidRDefault="006C0B25" w:rsidP="006C0B25">
      <w:pPr>
        <w:pStyle w:val="ListParagraph"/>
        <w:widowControl/>
        <w:numPr>
          <w:ilvl w:val="0"/>
          <w:numId w:val="37"/>
        </w:numPr>
        <w:autoSpaceDE/>
        <w:autoSpaceDN/>
        <w:spacing w:after="160" w:line="278" w:lineRule="auto"/>
      </w:pPr>
      <w:r w:rsidRPr="00195173">
        <w:rPr>
          <w:b/>
          <w:bCs/>
        </w:rPr>
        <w:t>AI-Based Threat Detection</w:t>
      </w:r>
      <w:r w:rsidRPr="00195173">
        <w:t>: AI</w:t>
      </w:r>
      <w:r>
        <w:t xml:space="preserve"> or </w:t>
      </w:r>
      <w:r w:rsidRPr="00195173">
        <w:t>ML underpins proactive defenses, using behavioral analytics to spot zero-day attacks and automate responses, evolving from signature-based to predictive models.</w:t>
      </w:r>
    </w:p>
    <w:p w14:paraId="221CA56B" w14:textId="7AE0F543" w:rsidR="24089B93" w:rsidRDefault="006C0B25" w:rsidP="006C0B25">
      <w:pPr>
        <w:rPr>
          <w:rtl/>
        </w:rPr>
      </w:pPr>
      <w:r w:rsidRPr="009B3DBA">
        <w:t xml:space="preserve">By moving from perimeter-based </w:t>
      </w:r>
      <w:r>
        <w:t xml:space="preserve">protection </w:t>
      </w:r>
      <w:r w:rsidRPr="009B3DBA">
        <w:t>to data-centric protection, these trends make strategies more proactive.</w:t>
      </w:r>
    </w:p>
    <w:p w14:paraId="08E2A398" w14:textId="77777777" w:rsidR="002F4374" w:rsidRDefault="002F4374" w:rsidP="006C0B25">
      <w:pPr>
        <w:rPr>
          <w:rStyle w:val="Heading3Char"/>
        </w:rPr>
      </w:pPr>
    </w:p>
    <w:p w14:paraId="0B056FC1" w14:textId="25482538" w:rsidR="00F9107F" w:rsidRDefault="00F9107F" w:rsidP="00F9107F">
      <w:pPr>
        <w:rPr>
          <w:rtl/>
        </w:rPr>
      </w:pPr>
      <w:bookmarkStart w:id="35" w:name="_Toc217596393"/>
      <w:r w:rsidRPr="24089B93">
        <w:rPr>
          <w:rStyle w:val="Heading3Char"/>
        </w:rPr>
        <w:t>2.6.2 ZTA and DiD Complementation</w:t>
      </w:r>
      <w:bookmarkEnd w:id="35"/>
      <w:r w:rsidRPr="24089B93">
        <w:rPr>
          <w:b/>
          <w:bCs/>
        </w:rPr>
        <w:t>:</w:t>
      </w:r>
      <w:r>
        <w:t xml:space="preserve"> </w:t>
      </w:r>
    </w:p>
    <w:p w14:paraId="73871E44" w14:textId="4A26F2DD" w:rsidR="00C43AF2" w:rsidRPr="0082194C" w:rsidRDefault="002F4374" w:rsidP="0082194C">
      <w:pPr>
        <w:rPr>
          <w:b/>
          <w:bCs/>
        </w:rPr>
      </w:pPr>
      <w:r w:rsidRPr="009B3DBA">
        <w:t xml:space="preserve">ZTA </w:t>
      </w:r>
      <w:r>
        <w:t>improves</w:t>
      </w:r>
      <w:r w:rsidRPr="009B3DBA">
        <w:t xml:space="preserve"> D</w:t>
      </w:r>
      <w:r>
        <w:t>I</w:t>
      </w:r>
      <w:r w:rsidRPr="009B3DBA">
        <w:t>D by supplementing conventional multitier defenses with dynamic</w:t>
      </w:r>
      <w:r>
        <w:t xml:space="preserve"> </w:t>
      </w:r>
      <w:r w:rsidRPr="009B3DBA">
        <w:t>identity-focused layers. It allows for context-aware decision-making (time restrictions), dynamic trust scoring (</w:t>
      </w:r>
      <w:r>
        <w:t xml:space="preserve">for example, </w:t>
      </w:r>
      <w:r w:rsidRPr="009B3DBA">
        <w:t>based on device health</w:t>
      </w:r>
      <w:r>
        <w:t xml:space="preserve"> or </w:t>
      </w:r>
      <w:r w:rsidRPr="009B3DBA">
        <w:t>behavior) and fine-grained access policies (role-based per session). ZTA could improve D</w:t>
      </w:r>
      <w:r>
        <w:t>I</w:t>
      </w:r>
      <w:r w:rsidRPr="009B3DBA">
        <w:t>D in later stages for Gulf Tech's high-sensitivity zones</w:t>
      </w:r>
      <w:r>
        <w:t xml:space="preserve"> </w:t>
      </w:r>
      <w:r w:rsidRPr="009B3DBA">
        <w:t>such as R&amp;D</w:t>
      </w:r>
      <w:r>
        <w:t xml:space="preserve"> and </w:t>
      </w:r>
      <w:r w:rsidRPr="009B3DBA">
        <w:t xml:space="preserve">by confirming each access request, lowering the impact of breaches beyond static firewalls and VLANs. Adaptive resilience is </w:t>
      </w:r>
      <w:r>
        <w:t>improved/enhanced</w:t>
      </w:r>
      <w:r w:rsidRPr="009B3DBA">
        <w:t xml:space="preserve"> by this synergy, making it </w:t>
      </w:r>
      <w:r>
        <w:t xml:space="preserve">the </w:t>
      </w:r>
      <w:r w:rsidRPr="009B3DBA">
        <w:t>perfect for multibranch configurations.</w:t>
      </w:r>
    </w:p>
    <w:p w14:paraId="0A190D35" w14:textId="77777777" w:rsidR="00CE2348" w:rsidRDefault="00CE2348" w:rsidP="00CE2348"/>
    <w:p w14:paraId="342725E5" w14:textId="77777777" w:rsidR="00CE2348" w:rsidRDefault="00CE2348" w:rsidP="00CE2348"/>
    <w:p w14:paraId="70DBE259" w14:textId="77777777" w:rsidR="00CE2348" w:rsidRDefault="00CE2348" w:rsidP="00CE2348"/>
    <w:p w14:paraId="35FBA7CA" w14:textId="77777777" w:rsidR="00CE2348" w:rsidRDefault="00CE2348" w:rsidP="00CE2348"/>
    <w:p w14:paraId="256607F3" w14:textId="77777777" w:rsidR="00CE2348" w:rsidRDefault="00CE2348" w:rsidP="00CE2348"/>
    <w:p w14:paraId="798BE73D" w14:textId="77777777" w:rsidR="00CE2348" w:rsidRDefault="00CE2348" w:rsidP="00CE2348"/>
    <w:p w14:paraId="5100558A" w14:textId="77777777" w:rsidR="008033E0" w:rsidRPr="008033E0" w:rsidRDefault="008033E0" w:rsidP="008033E0"/>
    <w:p w14:paraId="3906A1B2" w14:textId="77777777" w:rsidR="00F9107F" w:rsidRPr="00F9107F" w:rsidRDefault="00555156" w:rsidP="00F9107F">
      <w:r>
        <w:pict w14:anchorId="4BE945CA">
          <v:rect id="_x0000_i1025" style="width:0;height:1.5pt" o:hralign="center" o:hrstd="t" o:hr="t" fillcolor="#a0a0a0" stroked="f"/>
        </w:pict>
      </w:r>
    </w:p>
    <w:p w14:paraId="4E7606F3" w14:textId="52743295" w:rsidR="00F9107F" w:rsidRDefault="0082194C" w:rsidP="007A266C">
      <w:pPr>
        <w:pStyle w:val="Heading1"/>
      </w:pPr>
      <w:bookmarkStart w:id="36" w:name="_Toc217596394"/>
      <w:r>
        <w:t>3</w:t>
      </w:r>
      <w:r w:rsidR="00F9107F">
        <w:t>.0 Conclusion and Recommendations</w:t>
      </w:r>
      <w:bookmarkEnd w:id="36"/>
    </w:p>
    <w:p w14:paraId="48A3795B" w14:textId="77777777" w:rsidR="00CC4848" w:rsidRDefault="00CC4848" w:rsidP="00CC4848"/>
    <w:p w14:paraId="4C84FB5F" w14:textId="0BDA16A5" w:rsidR="00CC4848" w:rsidRDefault="00CC4848" w:rsidP="00CC4848">
      <w:r>
        <w:t>Gulf Tech Solutions' critical cybersecurity issues across its multi-branch infrastructure were successfully addressed by this project's design and implementation of a thorough Defense-in-Depth (DiD) security framework. The project produced a layered security architecture that integrates people, processes, and technology by examining current vulnerabilities like antiquated firewalls, poor VPN connectivity, disjointed access controls, and legacy IDS/IPS systems.</w:t>
      </w:r>
    </w:p>
    <w:p w14:paraId="24AC4B7F" w14:textId="77777777" w:rsidR="00CC4848" w:rsidRDefault="00CC4848" w:rsidP="00CC4848"/>
    <w:p w14:paraId="6B3FDBA4" w14:textId="77777777" w:rsidR="00CC4848" w:rsidRDefault="00CC4848" w:rsidP="00CC4848">
      <w:r>
        <w:t>Using formal risk assessment matrices for risk management, machine learning, behavioral analytics, and UEBA, as well as structured incident response lifecycle alignment, the planning phase built a solid foundation. By employing VLANs, DMZ isolation, ACL enforcement, and hardened L2/L3 controls for efficient segmentation, the suggested hierarchical network design greatly reduced the attack surface and restricted lateral network movement.</w:t>
      </w:r>
    </w:p>
    <w:p w14:paraId="5F6FD28C" w14:textId="77777777" w:rsidR="00CC4848" w:rsidRDefault="00CC4848" w:rsidP="00CC4848"/>
    <w:p w14:paraId="0B6D779C" w14:textId="77777777" w:rsidR="00F666F5" w:rsidRDefault="00F666F5" w:rsidP="00F666F5">
      <w:r>
        <w:t>The deployment of high-availability firewalls, centralized AAA with role-based access control, secure inter-branch VPN connectivity, and sophisticated IDS/IPS systems during the implementation phase showed how DiD principles can be applied in a real-world business setting. Furthermore, the investigation of Zero Trust Architecture (ZTA) demonstrated its potential as a future improvement to further reinforce access control, particularly for high-risk areas like the R&amp;D department.</w:t>
      </w:r>
    </w:p>
    <w:p w14:paraId="2738ED4B" w14:textId="77777777" w:rsidR="00F666F5" w:rsidRDefault="00F666F5" w:rsidP="00F666F5"/>
    <w:p w14:paraId="3759BBDE" w14:textId="74F2F1F3" w:rsidR="00C00897" w:rsidRPr="00C00897" w:rsidRDefault="00F666F5" w:rsidP="00F666F5">
      <w:r>
        <w:t>All things considered, the suggested and executed solution greatly enhances Gulf Tech Solutions' availability, confidentiality, and integrity, guaranteeing resilience against contemporary cyberthreats while preserving scalability and operational effectiveness.</w:t>
      </w:r>
    </w:p>
    <w:p w14:paraId="0888FE0E" w14:textId="77777777" w:rsidR="00C00897" w:rsidRPr="00C00897" w:rsidRDefault="00555156" w:rsidP="00C00897">
      <w:r>
        <w:pict w14:anchorId="2B8ADD67">
          <v:rect id="_x0000_i1026" style="width:0;height:1.5pt" o:hralign="center" o:hrstd="t" o:hr="t" fillcolor="#a0a0a0" stroked="f"/>
        </w:pict>
      </w:r>
    </w:p>
    <w:p w14:paraId="34871100" w14:textId="77777777" w:rsidR="00F666F5" w:rsidRDefault="00F666F5" w:rsidP="00C00897">
      <w:pPr>
        <w:rPr>
          <w:b/>
          <w:bCs/>
        </w:rPr>
      </w:pPr>
    </w:p>
    <w:p w14:paraId="0A8720BA" w14:textId="550178E0" w:rsidR="00C00897" w:rsidRPr="00C00897" w:rsidRDefault="00C00897" w:rsidP="00C00897">
      <w:pPr>
        <w:rPr>
          <w:b/>
          <w:bCs/>
        </w:rPr>
      </w:pPr>
      <w:r w:rsidRPr="00C00897">
        <w:rPr>
          <w:b/>
          <w:bCs/>
        </w:rPr>
        <w:t>Actionable Recommendations</w:t>
      </w:r>
    </w:p>
    <w:p w14:paraId="7CFF378A" w14:textId="77777777" w:rsidR="00C00897" w:rsidRPr="00C00897" w:rsidRDefault="00C00897" w:rsidP="00C00897">
      <w:r w:rsidRPr="00C00897">
        <w:t>To further enhance and sustain the security posture of Gulf Tech Solutions, the following actionable recommendations are proposed:</w:t>
      </w:r>
    </w:p>
    <w:p w14:paraId="47B6A036" w14:textId="77777777" w:rsidR="004A65E9" w:rsidRDefault="00C00897" w:rsidP="00C00897">
      <w:pPr>
        <w:numPr>
          <w:ilvl w:val="0"/>
          <w:numId w:val="66"/>
        </w:numPr>
      </w:pPr>
      <w:r w:rsidRPr="00C00897">
        <w:rPr>
          <w:b/>
          <w:bCs/>
        </w:rPr>
        <w:t>Adopt Zero Trust Architecture Incrementally</w:t>
      </w:r>
      <w:r w:rsidRPr="00C00897">
        <w:br/>
      </w:r>
      <w:r w:rsidR="004A65E9" w:rsidRPr="004A65E9">
        <w:t>Enforce continuous authentication, device posture validation, and least-privilege access policies when implementing ZTA controls, beginning with high-risk environments like the R&amp;D network. This will lessen the risk of insider and credential-based attacks and enhance current DiD controls.</w:t>
      </w:r>
    </w:p>
    <w:p w14:paraId="027894DD" w14:textId="77777777" w:rsidR="008C0F05" w:rsidRDefault="00C00897" w:rsidP="00C00897">
      <w:pPr>
        <w:numPr>
          <w:ilvl w:val="0"/>
          <w:numId w:val="66"/>
        </w:numPr>
      </w:pPr>
      <w:r w:rsidRPr="00C00897">
        <w:rPr>
          <w:b/>
          <w:bCs/>
        </w:rPr>
        <w:t>Enhance Security Automation and SOAR Integration</w:t>
      </w:r>
      <w:r w:rsidRPr="00C00897">
        <w:br/>
      </w:r>
      <w:r w:rsidR="008C0F05" w:rsidRPr="008C0F05">
        <w:t>Automate incident response playbooks like host isolation, credential revocation, and malicious IP blocking by integrating SOAR platforms with SIEM, IDS/IPS, and endpoint tools. Mean Time to Detect (MTTD) and Mean Time to Respond (MTTR) will decrease as a result.</w:t>
      </w:r>
    </w:p>
    <w:p w14:paraId="2ECE9B87" w14:textId="77777777" w:rsidR="00F22826" w:rsidRDefault="00C00897" w:rsidP="00C00897">
      <w:pPr>
        <w:numPr>
          <w:ilvl w:val="0"/>
          <w:numId w:val="66"/>
        </w:numPr>
      </w:pPr>
      <w:r w:rsidRPr="00C00897">
        <w:rPr>
          <w:b/>
          <w:bCs/>
        </w:rPr>
        <w:t>Regular Vulnerability Scanning and Patch Management</w:t>
      </w:r>
      <w:r w:rsidRPr="00C00897">
        <w:br/>
      </w:r>
      <w:r w:rsidR="00F22826" w:rsidRPr="00F22826">
        <w:t>To guarantee prompt remediation of vulnerabilities found across all branches, implement a formal patch management lifecycle in conjunction with a scheduled vulnerability assessment program utilizing tools such as Nessus or OpenVAS.</w:t>
      </w:r>
    </w:p>
    <w:p w14:paraId="0396F475" w14:textId="77777777" w:rsidR="0020096C" w:rsidRDefault="00C00897" w:rsidP="00C00897">
      <w:pPr>
        <w:numPr>
          <w:ilvl w:val="0"/>
          <w:numId w:val="66"/>
        </w:numPr>
      </w:pPr>
      <w:r w:rsidRPr="00C00897">
        <w:rPr>
          <w:b/>
          <w:bCs/>
        </w:rPr>
        <w:t>Strengthen Monitoring and Log Correlation</w:t>
      </w:r>
      <w:r w:rsidRPr="00C00897">
        <w:br/>
      </w:r>
      <w:r w:rsidR="0020096C" w:rsidRPr="0020096C">
        <w:t>Increase the scope of centralized logging by continuously optimizing UEBA models and SIEM correlation rules to enhance the detection of anomalous activity, insider threats, and zero-day attacks throughout the WAN.</w:t>
      </w:r>
    </w:p>
    <w:p w14:paraId="7BE8CDEA" w14:textId="77777777" w:rsidR="00DF28EB" w:rsidRDefault="00C00897" w:rsidP="00C00897">
      <w:pPr>
        <w:numPr>
          <w:ilvl w:val="0"/>
          <w:numId w:val="66"/>
        </w:numPr>
      </w:pPr>
      <w:r w:rsidRPr="00C00897">
        <w:rPr>
          <w:b/>
          <w:bCs/>
        </w:rPr>
        <w:t>Periodic Incident Response Testing and Training</w:t>
      </w:r>
      <w:r w:rsidRPr="00C00897">
        <w:br/>
      </w:r>
      <w:r w:rsidR="00DF28EB" w:rsidRPr="00DF28EB">
        <w:t>To verify incident response preparedness, regularly conduct tabletop exercises and simulated cyberattack drills. After each significant infrastructure change, update the network diagrams and incident response documentation.</w:t>
      </w:r>
    </w:p>
    <w:p w14:paraId="2620BF87" w14:textId="77777777" w:rsidR="003036DA" w:rsidRDefault="00C00897" w:rsidP="00C00897">
      <w:pPr>
        <w:numPr>
          <w:ilvl w:val="0"/>
          <w:numId w:val="66"/>
        </w:numPr>
      </w:pPr>
      <w:r w:rsidRPr="00C00897">
        <w:rPr>
          <w:b/>
          <w:bCs/>
        </w:rPr>
        <w:t>Review and Optimize VPN and Firewall Policies</w:t>
      </w:r>
      <w:r w:rsidRPr="00C00897">
        <w:br/>
      </w:r>
      <w:r w:rsidR="003036DA" w:rsidRPr="003036DA">
        <w:t>Audit firewall rules, VPN configurations, and encryption standards on a regular basis to make sure best practices are being followed and to eliminate any rules that are unnecessary or unduly permissive and could pose a risk.</w:t>
      </w:r>
    </w:p>
    <w:p w14:paraId="49DEE321" w14:textId="347E8FCD" w:rsidR="00187B59" w:rsidRPr="00187B59" w:rsidRDefault="00C00897" w:rsidP="00C00897">
      <w:pPr>
        <w:numPr>
          <w:ilvl w:val="0"/>
          <w:numId w:val="66"/>
        </w:numPr>
      </w:pPr>
      <w:r w:rsidRPr="00C00897">
        <w:rPr>
          <w:b/>
          <w:bCs/>
        </w:rPr>
        <w:t>Future Expansion and Scalability Planning</w:t>
      </w:r>
      <w:r w:rsidRPr="00C00897">
        <w:br/>
        <w:t>As Gulf Tech Solutions grows, future branches and cloud resources should follow the same hierarchical and segmented design principles to maintain consistent security controls without compromising performance.</w:t>
      </w:r>
    </w:p>
    <w:p w14:paraId="239CC4FD" w14:textId="77777777" w:rsidR="00F9107F" w:rsidRPr="00F9107F" w:rsidRDefault="00555156" w:rsidP="00F9107F">
      <w:r>
        <w:pict w14:anchorId="4F2728F4">
          <v:rect id="_x0000_i1027" style="width:0;height:1.5pt" o:hralign="center" o:hrstd="t" o:hr="t" fillcolor="#a0a0a0" stroked="f"/>
        </w:pict>
      </w:r>
    </w:p>
    <w:p w14:paraId="34006BCC" w14:textId="078F8B72" w:rsidR="00663673" w:rsidRDefault="0082194C" w:rsidP="00663673">
      <w:pPr>
        <w:pStyle w:val="Heading1"/>
      </w:pPr>
      <w:bookmarkStart w:id="37" w:name="_Toc217596395"/>
      <w:r>
        <w:t>4</w:t>
      </w:r>
      <w:r w:rsidR="00663673">
        <w:t>.0 Reflection</w:t>
      </w:r>
      <w:r w:rsidR="007D32A8">
        <w:t xml:space="preserve"> Table</w:t>
      </w:r>
      <w:bookmarkEnd w:id="37"/>
    </w:p>
    <w:tbl>
      <w:tblPr>
        <w:tblStyle w:val="TableGrid"/>
        <w:tblW w:w="11212" w:type="dxa"/>
        <w:jc w:val="center"/>
        <w:tblLook w:val="04A0" w:firstRow="1" w:lastRow="0" w:firstColumn="1" w:lastColumn="0" w:noHBand="0" w:noVBand="1"/>
      </w:tblPr>
      <w:tblGrid>
        <w:gridCol w:w="1868"/>
        <w:gridCol w:w="1868"/>
        <w:gridCol w:w="1868"/>
        <w:gridCol w:w="1868"/>
        <w:gridCol w:w="1870"/>
        <w:gridCol w:w="1870"/>
      </w:tblGrid>
      <w:tr w:rsidR="007E2E9B" w14:paraId="0B66261C" w14:textId="77777777" w:rsidTr="00F2106B">
        <w:trPr>
          <w:trHeight w:val="1450"/>
          <w:jc w:val="center"/>
        </w:trPr>
        <w:tc>
          <w:tcPr>
            <w:tcW w:w="1868" w:type="dxa"/>
            <w:vAlign w:val="center"/>
          </w:tcPr>
          <w:p w14:paraId="70FD99F7" w14:textId="1FAFD6BC" w:rsidR="007E2E9B" w:rsidRPr="007320CA" w:rsidRDefault="007E2E9B" w:rsidP="00F2106B">
            <w:pPr>
              <w:jc w:val="center"/>
              <w:rPr>
                <w:b/>
                <w:bCs/>
                <w:sz w:val="28"/>
                <w:szCs w:val="28"/>
              </w:rPr>
            </w:pPr>
            <w:r w:rsidRPr="007320CA">
              <w:rPr>
                <w:b/>
                <w:bCs/>
                <w:sz w:val="28"/>
                <w:szCs w:val="28"/>
              </w:rPr>
              <w:t>Student ID</w:t>
            </w:r>
          </w:p>
        </w:tc>
        <w:tc>
          <w:tcPr>
            <w:tcW w:w="1868" w:type="dxa"/>
            <w:vAlign w:val="center"/>
          </w:tcPr>
          <w:p w14:paraId="4C089BEE" w14:textId="2ADE73AE" w:rsidR="007E2E9B" w:rsidRPr="007320CA" w:rsidRDefault="007E2E9B" w:rsidP="00F2106B">
            <w:pPr>
              <w:jc w:val="center"/>
              <w:rPr>
                <w:b/>
                <w:bCs/>
                <w:sz w:val="28"/>
                <w:szCs w:val="28"/>
              </w:rPr>
            </w:pPr>
            <w:r w:rsidRPr="007320CA">
              <w:rPr>
                <w:b/>
                <w:bCs/>
                <w:sz w:val="28"/>
                <w:szCs w:val="28"/>
              </w:rPr>
              <w:t>Name</w:t>
            </w:r>
          </w:p>
        </w:tc>
        <w:tc>
          <w:tcPr>
            <w:tcW w:w="1868" w:type="dxa"/>
            <w:vAlign w:val="center"/>
          </w:tcPr>
          <w:p w14:paraId="0152D567" w14:textId="1EC7BD7B" w:rsidR="007E2E9B" w:rsidRPr="007320CA" w:rsidRDefault="007E2E9B" w:rsidP="00F2106B">
            <w:pPr>
              <w:jc w:val="center"/>
              <w:rPr>
                <w:b/>
                <w:bCs/>
                <w:sz w:val="28"/>
                <w:szCs w:val="28"/>
              </w:rPr>
            </w:pPr>
            <w:r w:rsidRPr="007320CA">
              <w:rPr>
                <w:b/>
                <w:bCs/>
                <w:sz w:val="28"/>
                <w:szCs w:val="28"/>
              </w:rPr>
              <w:t>% of Workload Assigned</w:t>
            </w:r>
          </w:p>
        </w:tc>
        <w:tc>
          <w:tcPr>
            <w:tcW w:w="1868" w:type="dxa"/>
            <w:vAlign w:val="center"/>
          </w:tcPr>
          <w:p w14:paraId="61D17F06" w14:textId="7FBAB8AC" w:rsidR="007E2E9B" w:rsidRPr="007320CA" w:rsidRDefault="007E2E9B" w:rsidP="00F2106B">
            <w:pPr>
              <w:jc w:val="center"/>
              <w:rPr>
                <w:b/>
                <w:bCs/>
                <w:sz w:val="28"/>
                <w:szCs w:val="28"/>
              </w:rPr>
            </w:pPr>
            <w:r w:rsidRPr="007320CA">
              <w:rPr>
                <w:b/>
                <w:bCs/>
                <w:sz w:val="28"/>
                <w:szCs w:val="28"/>
              </w:rPr>
              <w:t>Completion of workload assigned %</w:t>
            </w:r>
          </w:p>
        </w:tc>
        <w:tc>
          <w:tcPr>
            <w:tcW w:w="1870" w:type="dxa"/>
            <w:vAlign w:val="center"/>
          </w:tcPr>
          <w:p w14:paraId="3D02E245" w14:textId="6806D683" w:rsidR="007E2E9B" w:rsidRPr="007320CA" w:rsidRDefault="007320CA" w:rsidP="00F2106B">
            <w:pPr>
              <w:jc w:val="center"/>
              <w:rPr>
                <w:b/>
                <w:bCs/>
                <w:sz w:val="28"/>
                <w:szCs w:val="28"/>
              </w:rPr>
            </w:pPr>
            <w:r w:rsidRPr="007320CA">
              <w:rPr>
                <w:b/>
                <w:bCs/>
                <w:sz w:val="28"/>
                <w:szCs w:val="28"/>
              </w:rPr>
              <w:t>Main Task</w:t>
            </w:r>
          </w:p>
        </w:tc>
        <w:tc>
          <w:tcPr>
            <w:tcW w:w="1870" w:type="dxa"/>
            <w:vAlign w:val="center"/>
          </w:tcPr>
          <w:p w14:paraId="32AF553F" w14:textId="243E034A" w:rsidR="007E2E9B" w:rsidRPr="007320CA" w:rsidRDefault="007320CA" w:rsidP="00F2106B">
            <w:pPr>
              <w:jc w:val="center"/>
              <w:rPr>
                <w:b/>
                <w:bCs/>
                <w:sz w:val="28"/>
                <w:szCs w:val="28"/>
              </w:rPr>
            </w:pPr>
            <w:r w:rsidRPr="007320CA">
              <w:rPr>
                <w:b/>
                <w:bCs/>
                <w:sz w:val="28"/>
                <w:szCs w:val="28"/>
              </w:rPr>
              <w:t>Peer Review Remarks</w:t>
            </w:r>
          </w:p>
        </w:tc>
      </w:tr>
      <w:tr w:rsidR="007E2E9B" w14:paraId="7A38806D" w14:textId="77777777" w:rsidTr="00F2106B">
        <w:trPr>
          <w:trHeight w:val="1450"/>
          <w:jc w:val="center"/>
        </w:trPr>
        <w:tc>
          <w:tcPr>
            <w:tcW w:w="1868" w:type="dxa"/>
            <w:vAlign w:val="center"/>
          </w:tcPr>
          <w:p w14:paraId="68D0B9F0" w14:textId="3FCDFE0F" w:rsidR="007E2E9B" w:rsidRDefault="00F2106B" w:rsidP="00F2106B">
            <w:pPr>
              <w:jc w:val="center"/>
            </w:pPr>
            <w:r>
              <w:t>202</w:t>
            </w:r>
            <w:r w:rsidR="007320CA">
              <w:t>202515</w:t>
            </w:r>
          </w:p>
        </w:tc>
        <w:tc>
          <w:tcPr>
            <w:tcW w:w="1868" w:type="dxa"/>
            <w:vAlign w:val="center"/>
          </w:tcPr>
          <w:p w14:paraId="2A7A2E1D" w14:textId="26AB3833" w:rsidR="007E2E9B" w:rsidRDefault="00856FC6" w:rsidP="00F2106B">
            <w:pPr>
              <w:jc w:val="center"/>
            </w:pPr>
            <w:r>
              <w:t>Younis Fehaid</w:t>
            </w:r>
          </w:p>
        </w:tc>
        <w:tc>
          <w:tcPr>
            <w:tcW w:w="1868" w:type="dxa"/>
            <w:vAlign w:val="center"/>
          </w:tcPr>
          <w:p w14:paraId="2C47E707" w14:textId="40020F0D" w:rsidR="007E2E9B" w:rsidRDefault="00F61DF9" w:rsidP="00F2106B">
            <w:pPr>
              <w:jc w:val="center"/>
            </w:pPr>
            <w:r>
              <w:t>25%</w:t>
            </w:r>
          </w:p>
        </w:tc>
        <w:tc>
          <w:tcPr>
            <w:tcW w:w="1868" w:type="dxa"/>
            <w:vAlign w:val="center"/>
          </w:tcPr>
          <w:p w14:paraId="5D76BEE0" w14:textId="0AF39766" w:rsidR="007E2E9B" w:rsidRDefault="00F61DF9" w:rsidP="00F2106B">
            <w:pPr>
              <w:jc w:val="center"/>
            </w:pPr>
            <w:r>
              <w:t>100%</w:t>
            </w:r>
          </w:p>
        </w:tc>
        <w:tc>
          <w:tcPr>
            <w:tcW w:w="1870" w:type="dxa"/>
            <w:vAlign w:val="center"/>
          </w:tcPr>
          <w:p w14:paraId="5EB963FC" w14:textId="77777777" w:rsidR="007E2E9B" w:rsidRDefault="00F61DF9" w:rsidP="00F2106B">
            <w:pPr>
              <w:jc w:val="center"/>
            </w:pPr>
            <w:r>
              <w:t xml:space="preserve">Part A: Task </w:t>
            </w:r>
            <w:r w:rsidR="00822708">
              <w:t>4</w:t>
            </w:r>
          </w:p>
          <w:p w14:paraId="2F856E38" w14:textId="0FA70315" w:rsidR="00E943F5" w:rsidRDefault="00E943F5" w:rsidP="00F2106B">
            <w:pPr>
              <w:jc w:val="center"/>
            </w:pPr>
            <w:r>
              <w:t>Part B: Task 2,3</w:t>
            </w:r>
          </w:p>
        </w:tc>
        <w:tc>
          <w:tcPr>
            <w:tcW w:w="1870" w:type="dxa"/>
            <w:vAlign w:val="center"/>
          </w:tcPr>
          <w:p w14:paraId="2CE221D4" w14:textId="15C9D076" w:rsidR="007E2E9B" w:rsidRDefault="003138B4" w:rsidP="00F2106B">
            <w:pPr>
              <w:jc w:val="center"/>
            </w:pPr>
            <w:r>
              <w:t>Leadership</w:t>
            </w:r>
            <w:r w:rsidR="009C6886">
              <w:t xml:space="preserve">, </w:t>
            </w:r>
            <w:r w:rsidR="00A72B70">
              <w:t>Reliable,</w:t>
            </w:r>
            <w:r w:rsidR="00E5610E">
              <w:t xml:space="preserve"> Fast</w:t>
            </w:r>
          </w:p>
        </w:tc>
      </w:tr>
      <w:tr w:rsidR="007E2E9B" w14:paraId="7DA35BCF" w14:textId="77777777" w:rsidTr="00F2106B">
        <w:trPr>
          <w:trHeight w:val="489"/>
          <w:jc w:val="center"/>
        </w:trPr>
        <w:tc>
          <w:tcPr>
            <w:tcW w:w="1868" w:type="dxa"/>
            <w:vAlign w:val="center"/>
          </w:tcPr>
          <w:p w14:paraId="64A3E190" w14:textId="2A6899C5" w:rsidR="007E2E9B" w:rsidRDefault="007320CA" w:rsidP="00F2106B">
            <w:pPr>
              <w:jc w:val="center"/>
            </w:pPr>
            <w:r>
              <w:t>202202522</w:t>
            </w:r>
          </w:p>
        </w:tc>
        <w:tc>
          <w:tcPr>
            <w:tcW w:w="1868" w:type="dxa"/>
            <w:vAlign w:val="center"/>
          </w:tcPr>
          <w:p w14:paraId="7E1136D6" w14:textId="6CE6A15D" w:rsidR="007E2E9B" w:rsidRDefault="00856FC6" w:rsidP="00F2106B">
            <w:pPr>
              <w:jc w:val="center"/>
            </w:pPr>
            <w:r>
              <w:t xml:space="preserve">Ali </w:t>
            </w:r>
            <w:r w:rsidR="00A3347E">
              <w:t>Saleh</w:t>
            </w:r>
          </w:p>
        </w:tc>
        <w:tc>
          <w:tcPr>
            <w:tcW w:w="1868" w:type="dxa"/>
            <w:vAlign w:val="center"/>
          </w:tcPr>
          <w:p w14:paraId="7571B4A9" w14:textId="49320BEC" w:rsidR="007E2E9B" w:rsidRDefault="00F61DF9" w:rsidP="00F2106B">
            <w:pPr>
              <w:jc w:val="center"/>
            </w:pPr>
            <w:r>
              <w:t>25%</w:t>
            </w:r>
          </w:p>
        </w:tc>
        <w:tc>
          <w:tcPr>
            <w:tcW w:w="1868" w:type="dxa"/>
            <w:vAlign w:val="center"/>
          </w:tcPr>
          <w:p w14:paraId="262CC097" w14:textId="1E208180" w:rsidR="007E2E9B" w:rsidRDefault="00F61DF9" w:rsidP="00F2106B">
            <w:pPr>
              <w:jc w:val="center"/>
            </w:pPr>
            <w:r>
              <w:t>100%</w:t>
            </w:r>
          </w:p>
        </w:tc>
        <w:tc>
          <w:tcPr>
            <w:tcW w:w="1870" w:type="dxa"/>
            <w:vAlign w:val="center"/>
          </w:tcPr>
          <w:p w14:paraId="1DE52AD0" w14:textId="3C6ABF04" w:rsidR="007E2E9B" w:rsidRDefault="00994F21" w:rsidP="00F2106B">
            <w:pPr>
              <w:jc w:val="center"/>
            </w:pPr>
            <w:r>
              <w:t xml:space="preserve">Part </w:t>
            </w:r>
            <w:r w:rsidR="005278D0">
              <w:t>B: Task 1,5,6</w:t>
            </w:r>
          </w:p>
        </w:tc>
        <w:tc>
          <w:tcPr>
            <w:tcW w:w="1870" w:type="dxa"/>
            <w:vAlign w:val="center"/>
          </w:tcPr>
          <w:p w14:paraId="7BA82BC0" w14:textId="0B896A11" w:rsidR="007E2E9B" w:rsidRDefault="00E5610E" w:rsidP="00F2106B">
            <w:pPr>
              <w:jc w:val="center"/>
            </w:pPr>
            <w:r>
              <w:t>On time, reliable, go</w:t>
            </w:r>
            <w:r w:rsidR="00925842">
              <w:t>od coordination</w:t>
            </w:r>
          </w:p>
        </w:tc>
      </w:tr>
      <w:tr w:rsidR="007E2E9B" w14:paraId="2722333C" w14:textId="77777777" w:rsidTr="00F2106B">
        <w:trPr>
          <w:trHeight w:val="465"/>
          <w:jc w:val="center"/>
        </w:trPr>
        <w:tc>
          <w:tcPr>
            <w:tcW w:w="1868" w:type="dxa"/>
            <w:vAlign w:val="center"/>
          </w:tcPr>
          <w:p w14:paraId="7F060629" w14:textId="0F681704" w:rsidR="007E2E9B" w:rsidRDefault="00F2106B" w:rsidP="00F2106B">
            <w:pPr>
              <w:jc w:val="center"/>
            </w:pPr>
            <w:r>
              <w:t>202302340</w:t>
            </w:r>
          </w:p>
        </w:tc>
        <w:tc>
          <w:tcPr>
            <w:tcW w:w="1868" w:type="dxa"/>
            <w:vAlign w:val="center"/>
          </w:tcPr>
          <w:p w14:paraId="25275DBD" w14:textId="163FFE46" w:rsidR="007E2E9B" w:rsidRDefault="00BC36C9" w:rsidP="00F2106B">
            <w:pPr>
              <w:jc w:val="center"/>
            </w:pPr>
            <w:r>
              <w:t>Abdulrahman Elsayed</w:t>
            </w:r>
          </w:p>
        </w:tc>
        <w:tc>
          <w:tcPr>
            <w:tcW w:w="1868" w:type="dxa"/>
            <w:vAlign w:val="center"/>
          </w:tcPr>
          <w:p w14:paraId="7243E576" w14:textId="0CADBFEA" w:rsidR="007E2E9B" w:rsidRDefault="00F61DF9" w:rsidP="00F2106B">
            <w:pPr>
              <w:jc w:val="center"/>
            </w:pPr>
            <w:r>
              <w:t>25%</w:t>
            </w:r>
          </w:p>
        </w:tc>
        <w:tc>
          <w:tcPr>
            <w:tcW w:w="1868" w:type="dxa"/>
            <w:vAlign w:val="center"/>
          </w:tcPr>
          <w:p w14:paraId="31C6DCD9" w14:textId="3BBCD374" w:rsidR="007E2E9B" w:rsidRDefault="00F61DF9" w:rsidP="00F2106B">
            <w:pPr>
              <w:jc w:val="center"/>
            </w:pPr>
            <w:r>
              <w:t>100%</w:t>
            </w:r>
          </w:p>
        </w:tc>
        <w:tc>
          <w:tcPr>
            <w:tcW w:w="1870" w:type="dxa"/>
            <w:vAlign w:val="center"/>
          </w:tcPr>
          <w:p w14:paraId="5C868C63" w14:textId="77777777" w:rsidR="007E2E9B" w:rsidRDefault="00BC36C9" w:rsidP="00F2106B">
            <w:pPr>
              <w:jc w:val="center"/>
            </w:pPr>
            <w:r>
              <w:t>Part A: Task</w:t>
            </w:r>
            <w:r w:rsidR="001556C4">
              <w:t xml:space="preserve"> 1,</w:t>
            </w:r>
            <w:r w:rsidR="001B49A8">
              <w:t>2,5</w:t>
            </w:r>
          </w:p>
          <w:p w14:paraId="351349C6" w14:textId="42F3092C" w:rsidR="001B49A8" w:rsidRDefault="001B49A8" w:rsidP="00F2106B">
            <w:pPr>
              <w:jc w:val="center"/>
            </w:pPr>
            <w:r>
              <w:t>Part B: Task 4</w:t>
            </w:r>
          </w:p>
        </w:tc>
        <w:tc>
          <w:tcPr>
            <w:tcW w:w="1870" w:type="dxa"/>
            <w:vAlign w:val="center"/>
          </w:tcPr>
          <w:p w14:paraId="4001FBB5" w14:textId="66D80761" w:rsidR="007E2E9B" w:rsidRDefault="00717680" w:rsidP="00F2106B">
            <w:pPr>
              <w:jc w:val="center"/>
            </w:pPr>
            <w:r>
              <w:t xml:space="preserve">Reliable, Very fast, </w:t>
            </w:r>
            <w:r w:rsidR="00977F86">
              <w:t>Good planner</w:t>
            </w:r>
          </w:p>
        </w:tc>
      </w:tr>
      <w:tr w:rsidR="007E2E9B" w14:paraId="60F654F4" w14:textId="77777777" w:rsidTr="00F2106B">
        <w:trPr>
          <w:trHeight w:val="489"/>
          <w:jc w:val="center"/>
        </w:trPr>
        <w:tc>
          <w:tcPr>
            <w:tcW w:w="1868" w:type="dxa"/>
            <w:vAlign w:val="center"/>
          </w:tcPr>
          <w:p w14:paraId="66144E86" w14:textId="563BFE1A" w:rsidR="007E2E9B" w:rsidRDefault="00247B15" w:rsidP="00F2106B">
            <w:pPr>
              <w:jc w:val="center"/>
            </w:pPr>
            <w:r>
              <w:t>202304769</w:t>
            </w:r>
          </w:p>
        </w:tc>
        <w:tc>
          <w:tcPr>
            <w:tcW w:w="1868" w:type="dxa"/>
            <w:vAlign w:val="center"/>
          </w:tcPr>
          <w:p w14:paraId="341560B1" w14:textId="4437F8B9" w:rsidR="007E2E9B" w:rsidRDefault="00564756" w:rsidP="00F2106B">
            <w:pPr>
              <w:jc w:val="center"/>
            </w:pPr>
            <w:r>
              <w:t>Hamad Ebrahim</w:t>
            </w:r>
          </w:p>
        </w:tc>
        <w:tc>
          <w:tcPr>
            <w:tcW w:w="1868" w:type="dxa"/>
            <w:vAlign w:val="center"/>
          </w:tcPr>
          <w:p w14:paraId="332B435D" w14:textId="295355BD" w:rsidR="007E2E9B" w:rsidRDefault="00F61DF9" w:rsidP="00F2106B">
            <w:pPr>
              <w:jc w:val="center"/>
            </w:pPr>
            <w:r>
              <w:t>25%</w:t>
            </w:r>
          </w:p>
        </w:tc>
        <w:tc>
          <w:tcPr>
            <w:tcW w:w="1868" w:type="dxa"/>
            <w:vAlign w:val="center"/>
          </w:tcPr>
          <w:p w14:paraId="1DC41131" w14:textId="7B711197" w:rsidR="007E2E9B" w:rsidRDefault="00F61DF9" w:rsidP="00F2106B">
            <w:pPr>
              <w:jc w:val="center"/>
            </w:pPr>
            <w:r>
              <w:t>100%</w:t>
            </w:r>
          </w:p>
        </w:tc>
        <w:tc>
          <w:tcPr>
            <w:tcW w:w="1870" w:type="dxa"/>
            <w:vAlign w:val="center"/>
          </w:tcPr>
          <w:p w14:paraId="16768EA2" w14:textId="3FA53B58" w:rsidR="007E2E9B" w:rsidRDefault="005278D0" w:rsidP="00F2106B">
            <w:pPr>
              <w:jc w:val="center"/>
            </w:pPr>
            <w:r>
              <w:t>Part A: Task 3,6</w:t>
            </w:r>
          </w:p>
          <w:p w14:paraId="05D44671" w14:textId="6E29ACA3" w:rsidR="005278D0" w:rsidRDefault="005278D0" w:rsidP="00F2106B">
            <w:pPr>
              <w:jc w:val="center"/>
            </w:pPr>
            <w:r>
              <w:t>Part B: Task 7</w:t>
            </w:r>
          </w:p>
        </w:tc>
        <w:tc>
          <w:tcPr>
            <w:tcW w:w="1870" w:type="dxa"/>
            <w:vAlign w:val="center"/>
          </w:tcPr>
          <w:p w14:paraId="3B9F1506" w14:textId="32A2516A" w:rsidR="007E2E9B" w:rsidRDefault="00977F86" w:rsidP="00F2106B">
            <w:pPr>
              <w:jc w:val="center"/>
            </w:pPr>
            <w:r>
              <w:t>On time,</w:t>
            </w:r>
            <w:r w:rsidR="00D3194B">
              <w:t xml:space="preserve"> </w:t>
            </w:r>
            <w:r w:rsidR="00F2106B">
              <w:t>thinking outside the box</w:t>
            </w:r>
          </w:p>
        </w:tc>
      </w:tr>
      <w:tr w:rsidR="007E2E9B" w14:paraId="74073D65" w14:textId="77777777" w:rsidTr="00F2106B">
        <w:trPr>
          <w:trHeight w:val="465"/>
          <w:jc w:val="center"/>
        </w:trPr>
        <w:tc>
          <w:tcPr>
            <w:tcW w:w="1868" w:type="dxa"/>
            <w:vAlign w:val="center"/>
          </w:tcPr>
          <w:p w14:paraId="6526034F" w14:textId="14326016" w:rsidR="007E2E9B" w:rsidRDefault="00F2106B" w:rsidP="00F2106B">
            <w:pPr>
              <w:jc w:val="center"/>
            </w:pPr>
            <w:r>
              <w:t>Total</w:t>
            </w:r>
          </w:p>
        </w:tc>
        <w:tc>
          <w:tcPr>
            <w:tcW w:w="1868" w:type="dxa"/>
            <w:vAlign w:val="center"/>
          </w:tcPr>
          <w:p w14:paraId="7E59D266" w14:textId="77777777" w:rsidR="007E2E9B" w:rsidRDefault="007E2E9B" w:rsidP="00F2106B">
            <w:pPr>
              <w:jc w:val="center"/>
            </w:pPr>
          </w:p>
        </w:tc>
        <w:tc>
          <w:tcPr>
            <w:tcW w:w="1868" w:type="dxa"/>
            <w:vAlign w:val="center"/>
          </w:tcPr>
          <w:p w14:paraId="56E9980D" w14:textId="3FAC505B" w:rsidR="007E2E9B" w:rsidRDefault="00F2106B" w:rsidP="00F2106B">
            <w:pPr>
              <w:jc w:val="center"/>
            </w:pPr>
            <w:r>
              <w:t>100%</w:t>
            </w:r>
          </w:p>
        </w:tc>
        <w:tc>
          <w:tcPr>
            <w:tcW w:w="1868" w:type="dxa"/>
            <w:vAlign w:val="center"/>
          </w:tcPr>
          <w:p w14:paraId="5A7B1472" w14:textId="1DCF79D3" w:rsidR="007E2E9B" w:rsidRDefault="00F2106B" w:rsidP="00F2106B">
            <w:pPr>
              <w:jc w:val="center"/>
            </w:pPr>
            <w:r>
              <w:t>100%</w:t>
            </w:r>
          </w:p>
        </w:tc>
        <w:tc>
          <w:tcPr>
            <w:tcW w:w="1870" w:type="dxa"/>
            <w:vAlign w:val="center"/>
          </w:tcPr>
          <w:p w14:paraId="3ECC3E91" w14:textId="77777777" w:rsidR="007E2E9B" w:rsidRDefault="007E2E9B" w:rsidP="00F2106B">
            <w:pPr>
              <w:jc w:val="center"/>
            </w:pPr>
          </w:p>
        </w:tc>
        <w:tc>
          <w:tcPr>
            <w:tcW w:w="1870" w:type="dxa"/>
            <w:vAlign w:val="center"/>
          </w:tcPr>
          <w:p w14:paraId="3C8922C2" w14:textId="77777777" w:rsidR="007E2E9B" w:rsidRDefault="007E2E9B" w:rsidP="00F2106B">
            <w:pPr>
              <w:jc w:val="center"/>
            </w:pPr>
          </w:p>
        </w:tc>
      </w:tr>
    </w:tbl>
    <w:p w14:paraId="26FFEB33" w14:textId="5F20915B" w:rsidR="000A71CB" w:rsidRPr="000A71CB" w:rsidRDefault="000A71CB" w:rsidP="000A71CB"/>
    <w:p w14:paraId="503DF520" w14:textId="56B3E74D" w:rsidR="00F9107F" w:rsidRPr="00F9107F" w:rsidRDefault="0082194C" w:rsidP="0082194C">
      <w:pPr>
        <w:pStyle w:val="Heading1"/>
      </w:pPr>
      <w:bookmarkStart w:id="38" w:name="_Toc217596396"/>
      <w:r>
        <w:t>5</w:t>
      </w:r>
      <w:r w:rsidR="00F9107F">
        <w:t>.0 References</w:t>
      </w:r>
      <w:bookmarkEnd w:id="38"/>
    </w:p>
    <w:p w14:paraId="7770DBB0" w14:textId="77777777" w:rsidR="0082194C" w:rsidRDefault="0082194C" w:rsidP="41CBAE1D">
      <w:pPr>
        <w:numPr>
          <w:ilvl w:val="0"/>
          <w:numId w:val="33"/>
        </w:numPr>
      </w:pPr>
      <w:r w:rsidRPr="4FF5807E">
        <w:t xml:space="preserve">Awati, R., &amp; Parmenter, T. (n.d). </w:t>
      </w:r>
      <w:r w:rsidRPr="4FF5807E">
        <w:rPr>
          <w:i/>
          <w:iCs/>
        </w:rPr>
        <w:t>Dynamic multipoint VPN (DMVPN)</w:t>
      </w:r>
      <w:r w:rsidRPr="4FF5807E">
        <w:t xml:space="preserve">. TechTarget. </w:t>
      </w:r>
      <w:hyperlink r:id="rId13">
        <w:r w:rsidRPr="4FF5807E">
          <w:rPr>
            <w:rStyle w:val="Hyperlink"/>
          </w:rPr>
          <w:t>https://www.techtarget.com/searchnetworking/definition/dynamic-multipoint-VPN-DMVPN</w:t>
        </w:r>
      </w:hyperlink>
      <w:r w:rsidRPr="4FF5807E">
        <w:t xml:space="preserve"> </w:t>
      </w:r>
      <w:hyperlink r:id="rId14">
        <w:r w:rsidRPr="4FF5807E">
          <w:rPr>
            <w:rStyle w:val="Hyperlink"/>
          </w:rPr>
          <w:t>techtarget.com</w:t>
        </w:r>
      </w:hyperlink>
    </w:p>
    <w:p w14:paraId="3FA8EACB" w14:textId="77777777" w:rsidR="0082194C" w:rsidRDefault="0082194C" w:rsidP="0044704A">
      <w:pPr>
        <w:pStyle w:val="NormalWeb"/>
        <w:numPr>
          <w:ilvl w:val="0"/>
          <w:numId w:val="33"/>
        </w:numPr>
      </w:pPr>
      <w:r>
        <w:t xml:space="preserve">Awati, R., &amp; Parmenter, T. (n.d.). </w:t>
      </w:r>
      <w:r>
        <w:rPr>
          <w:i/>
          <w:iCs/>
        </w:rPr>
        <w:t>Dynamic multipoint VPN (DMVPN)</w:t>
      </w:r>
      <w:r>
        <w:t xml:space="preserve">. TechTarget. </w:t>
      </w:r>
      <w:hyperlink r:id="rId15" w:tgtFrame="_blank" w:history="1">
        <w:r>
          <w:rPr>
            <w:rStyle w:val="Hyperlink"/>
            <w:rFonts w:eastAsiaTheme="majorEastAsia"/>
          </w:rPr>
          <w:t>https://www.techtarget.com/searchnetworking/definition/dynamic-multipoint-VPN-DMVPN</w:t>
        </w:r>
      </w:hyperlink>
    </w:p>
    <w:p w14:paraId="4E445153" w14:textId="77777777" w:rsidR="0082194C" w:rsidRDefault="0082194C" w:rsidP="0044704A">
      <w:pPr>
        <w:pStyle w:val="NormalWeb"/>
        <w:numPr>
          <w:ilvl w:val="0"/>
          <w:numId w:val="33"/>
        </w:numPr>
      </w:pPr>
      <w:r>
        <w:t xml:space="preserve">Check Point Software. (n.d.). </w:t>
      </w:r>
      <w:r>
        <w:rPr>
          <w:i/>
          <w:iCs/>
        </w:rPr>
        <w:t>What is defense in depth?</w:t>
      </w:r>
      <w:r>
        <w:t xml:space="preserve"> </w:t>
      </w:r>
      <w:hyperlink r:id="rId16" w:tgtFrame="_blank" w:history="1">
        <w:r>
          <w:rPr>
            <w:rStyle w:val="Hyperlink"/>
            <w:rFonts w:eastAsiaTheme="majorEastAsia"/>
          </w:rPr>
          <w:t>https://www.checkpoint.com/cyber-hub/cyber-security/what-is-defense-in-depth/</w:t>
        </w:r>
      </w:hyperlink>
    </w:p>
    <w:p w14:paraId="2DF0C65A" w14:textId="77777777" w:rsidR="0082194C" w:rsidRPr="00484269" w:rsidRDefault="0082194C" w:rsidP="00063A1F">
      <w:pPr>
        <w:widowControl/>
        <w:numPr>
          <w:ilvl w:val="0"/>
          <w:numId w:val="33"/>
        </w:numPr>
        <w:autoSpaceDE/>
        <w:autoSpaceDN/>
        <w:spacing w:after="160" w:line="278" w:lineRule="auto"/>
      </w:pPr>
      <w:r w:rsidRPr="00484269">
        <w:t>Cisco Systems. (2024). Cisco ASA Configuration Guide.</w:t>
      </w:r>
    </w:p>
    <w:p w14:paraId="08F64570" w14:textId="77777777" w:rsidR="0082194C" w:rsidRDefault="0082194C" w:rsidP="0044704A">
      <w:pPr>
        <w:pStyle w:val="NormalWeb"/>
        <w:numPr>
          <w:ilvl w:val="0"/>
          <w:numId w:val="33"/>
        </w:numPr>
      </w:pPr>
      <w:r>
        <w:t xml:space="preserve">Cisco Systems. (2024). </w:t>
      </w:r>
      <w:r>
        <w:rPr>
          <w:i/>
          <w:iCs/>
        </w:rPr>
        <w:t>Cisco ASA configuration guide</w:t>
      </w:r>
      <w:r>
        <w:t xml:space="preserve">. </w:t>
      </w:r>
      <w:hyperlink r:id="rId17" w:tgtFrame="_blank" w:history="1">
        <w:r>
          <w:rPr>
            <w:rStyle w:val="Hyperlink"/>
            <w:rFonts w:eastAsiaTheme="majorEastAsia"/>
          </w:rPr>
          <w:t>https://www.cisco.com/c/en/us/support/security/asa-5500-series-next-generation-firewalls/products-installation-and-configuration-guides-list.html</w:t>
        </w:r>
      </w:hyperlink>
    </w:p>
    <w:p w14:paraId="6AD28BE3" w14:textId="77777777" w:rsidR="0082194C" w:rsidRDefault="0082194C" w:rsidP="0044704A">
      <w:pPr>
        <w:pStyle w:val="NormalWeb"/>
        <w:numPr>
          <w:ilvl w:val="0"/>
          <w:numId w:val="33"/>
        </w:numPr>
      </w:pPr>
      <w:r>
        <w:t xml:space="preserve">Cisco. (n.d.). </w:t>
      </w:r>
      <w:r>
        <w:rPr>
          <w:i/>
          <w:iCs/>
        </w:rPr>
        <w:t>What is defense in depth?</w:t>
      </w:r>
      <w:r>
        <w:t xml:space="preserve"> </w:t>
      </w:r>
      <w:hyperlink r:id="rId18" w:tgtFrame="_blank" w:history="1">
        <w:r>
          <w:rPr>
            <w:rStyle w:val="Hyperlink"/>
            <w:rFonts w:eastAsiaTheme="majorEastAsia"/>
          </w:rPr>
          <w:t>https://www.cisco.com/c/en/us/products/security/what-is-defense-in-depth.html</w:t>
        </w:r>
      </w:hyperlink>
    </w:p>
    <w:p w14:paraId="2A4D7821" w14:textId="77777777" w:rsidR="0082194C" w:rsidRDefault="0082194C" w:rsidP="0044704A">
      <w:pPr>
        <w:pStyle w:val="NormalWeb"/>
        <w:numPr>
          <w:ilvl w:val="0"/>
          <w:numId w:val="33"/>
        </w:numPr>
      </w:pPr>
      <w:r>
        <w:t xml:space="preserve">Cloudflare. (n.d.). </w:t>
      </w:r>
      <w:r>
        <w:rPr>
          <w:i/>
          <w:iCs/>
        </w:rPr>
        <w:t>What is IPsec?</w:t>
      </w:r>
      <w:r>
        <w:t xml:space="preserve"> </w:t>
      </w:r>
      <w:hyperlink r:id="rId19" w:tgtFrame="_blank" w:history="1">
        <w:r>
          <w:rPr>
            <w:rStyle w:val="Hyperlink"/>
            <w:rFonts w:eastAsiaTheme="majorEastAsia"/>
          </w:rPr>
          <w:t>https://www.cloudflare.com/learning/network-layer/what-is-ipsec/</w:t>
        </w:r>
      </w:hyperlink>
    </w:p>
    <w:p w14:paraId="79065CC8" w14:textId="77777777" w:rsidR="0082194C" w:rsidRDefault="0082194C" w:rsidP="4BAB727B">
      <w:pPr>
        <w:numPr>
          <w:ilvl w:val="0"/>
          <w:numId w:val="33"/>
        </w:numPr>
      </w:pPr>
      <w:r w:rsidRPr="4FF5807E">
        <w:t xml:space="preserve"> Cloudflare. (n.d.). </w:t>
      </w:r>
      <w:r w:rsidRPr="4FF5807E">
        <w:rPr>
          <w:i/>
          <w:iCs/>
        </w:rPr>
        <w:t>What is IPsec?</w:t>
      </w:r>
      <w:r w:rsidRPr="4FF5807E">
        <w:t xml:space="preserve">. Retrieved from </w:t>
      </w:r>
      <w:hyperlink r:id="rId20">
        <w:r w:rsidRPr="4FF5807E">
          <w:rPr>
            <w:rStyle w:val="Hyperlink"/>
          </w:rPr>
          <w:t>https://www.cloudflare.com/learning/network-layer/what-is-ipsec/</w:t>
        </w:r>
      </w:hyperlink>
    </w:p>
    <w:p w14:paraId="042259D9" w14:textId="77777777" w:rsidR="0082194C" w:rsidRDefault="0082194C" w:rsidP="0044704A">
      <w:pPr>
        <w:pStyle w:val="NormalWeb"/>
        <w:numPr>
          <w:ilvl w:val="0"/>
          <w:numId w:val="33"/>
        </w:numPr>
      </w:pPr>
      <w:r>
        <w:t xml:space="preserve">CrowdStrike. (2025). </w:t>
      </w:r>
      <w:r>
        <w:rPr>
          <w:i/>
          <w:iCs/>
        </w:rPr>
        <w:t>Defense in depth [Beginner’s guide]</w:t>
      </w:r>
      <w:r>
        <w:t xml:space="preserve">. </w:t>
      </w:r>
      <w:hyperlink r:id="rId21" w:tgtFrame="_blank" w:history="1">
        <w:r>
          <w:rPr>
            <w:rStyle w:val="Hyperlink"/>
            <w:rFonts w:eastAsiaTheme="majorEastAsia"/>
          </w:rPr>
          <w:t>https://www.crowdstrike.com/en-us/cybersecurity-101/exposure-management/defense-in-depth/</w:t>
        </w:r>
      </w:hyperlink>
    </w:p>
    <w:p w14:paraId="34DD909B" w14:textId="77777777" w:rsidR="0082194C" w:rsidRDefault="0082194C" w:rsidP="0044704A">
      <w:pPr>
        <w:pStyle w:val="NormalWeb"/>
        <w:numPr>
          <w:ilvl w:val="0"/>
          <w:numId w:val="33"/>
        </w:numPr>
      </w:pPr>
      <w:r>
        <w:t xml:space="preserve">Fortinet. (n.d.). </w:t>
      </w:r>
      <w:r>
        <w:rPr>
          <w:i/>
          <w:iCs/>
        </w:rPr>
        <w:t>SSL VPN</w:t>
      </w:r>
      <w:r>
        <w:t xml:space="preserve">. </w:t>
      </w:r>
      <w:hyperlink r:id="rId22" w:tgtFrame="_blank" w:history="1">
        <w:r>
          <w:rPr>
            <w:rStyle w:val="Hyperlink"/>
            <w:rFonts w:eastAsiaTheme="majorEastAsia"/>
          </w:rPr>
          <w:t>https://www.fortinet.com/resources/cyberglossary/ssl-vpn</w:t>
        </w:r>
      </w:hyperlink>
    </w:p>
    <w:p w14:paraId="33015BAF" w14:textId="77777777" w:rsidR="0082194C" w:rsidRDefault="0082194C" w:rsidP="4BAB727B">
      <w:pPr>
        <w:numPr>
          <w:ilvl w:val="0"/>
          <w:numId w:val="33"/>
        </w:numPr>
      </w:pPr>
      <w:r w:rsidRPr="4FF5807E">
        <w:t xml:space="preserve">Fortinet. (n.d.). </w:t>
      </w:r>
      <w:r w:rsidRPr="4FF5807E">
        <w:rPr>
          <w:i/>
          <w:iCs/>
        </w:rPr>
        <w:t>SSL VPN</w:t>
      </w:r>
      <w:r w:rsidRPr="4FF5807E">
        <w:t xml:space="preserve">. Retrieved from </w:t>
      </w:r>
      <w:hyperlink r:id="rId23">
        <w:r w:rsidRPr="4FF5807E">
          <w:rPr>
            <w:rStyle w:val="Hyperlink"/>
          </w:rPr>
          <w:t>https://www.fortinet.com/resources/cyberglossary/ssl-vpn</w:t>
        </w:r>
      </w:hyperlink>
    </w:p>
    <w:p w14:paraId="56270617" w14:textId="77777777" w:rsidR="0082194C" w:rsidRDefault="0082194C" w:rsidP="0044704A">
      <w:pPr>
        <w:pStyle w:val="NormalWeb"/>
        <w:numPr>
          <w:ilvl w:val="0"/>
          <w:numId w:val="33"/>
        </w:numPr>
      </w:pPr>
      <w:r>
        <w:t xml:space="preserve">Fortinet. (n.d.). </w:t>
      </w:r>
      <w:r>
        <w:rPr>
          <w:i/>
          <w:iCs/>
        </w:rPr>
        <w:t>What is defense in depth? Defined and explained</w:t>
      </w:r>
      <w:r>
        <w:t xml:space="preserve">. </w:t>
      </w:r>
      <w:hyperlink r:id="rId24" w:tgtFrame="_blank" w:history="1">
        <w:r>
          <w:rPr>
            <w:rStyle w:val="Hyperlink"/>
            <w:rFonts w:eastAsiaTheme="majorEastAsia"/>
          </w:rPr>
          <w:t>https://www.fortinet.com/resources/cyberglossary/defense-in-depth</w:t>
        </w:r>
      </w:hyperlink>
    </w:p>
    <w:p w14:paraId="32217F11" w14:textId="77777777" w:rsidR="0082194C" w:rsidRDefault="0082194C" w:rsidP="1BAEAE13">
      <w:pPr>
        <w:widowControl/>
        <w:numPr>
          <w:ilvl w:val="0"/>
          <w:numId w:val="33"/>
        </w:numPr>
        <w:spacing w:after="160" w:line="278" w:lineRule="auto"/>
      </w:pPr>
      <w:r w:rsidRPr="748BCFB5">
        <w:rPr>
          <w:b/>
          <w:bCs/>
        </w:rPr>
        <w:t>GeeksforGeeks. (n.d.).</w:t>
      </w:r>
      <w:r w:rsidRPr="748BCFB5">
        <w:t xml:space="preserve"> </w:t>
      </w:r>
      <w:r w:rsidRPr="748BCFB5">
        <w:rPr>
          <w:i/>
          <w:iCs/>
        </w:rPr>
        <w:t>Types of Virtual Private Network (VPN) and its Protocols.</w:t>
      </w:r>
      <w:r w:rsidRPr="748BCFB5">
        <w:t xml:space="preserve"> Retrieved from </w:t>
      </w:r>
      <w:hyperlink r:id="rId25">
        <w:r w:rsidRPr="748BCFB5">
          <w:rPr>
            <w:rStyle w:val="Hyperlink"/>
          </w:rPr>
          <w:t>https://www.geeksforgeeks.org/computer-networks/types-of-virtual-private-network-vpn-and-its-protocols/</w:t>
        </w:r>
      </w:hyperlink>
    </w:p>
    <w:p w14:paraId="4A14796E" w14:textId="77777777" w:rsidR="0082194C" w:rsidRDefault="0082194C" w:rsidP="0044704A">
      <w:pPr>
        <w:pStyle w:val="NormalWeb"/>
        <w:numPr>
          <w:ilvl w:val="0"/>
          <w:numId w:val="33"/>
        </w:numPr>
      </w:pPr>
      <w:r>
        <w:t xml:space="preserve">GeeksforGeeks. (n.d.). </w:t>
      </w:r>
      <w:r>
        <w:rPr>
          <w:i/>
          <w:iCs/>
        </w:rPr>
        <w:t>Types of virtual private network (VPN) and its protocols</w:t>
      </w:r>
      <w:r>
        <w:t xml:space="preserve">. </w:t>
      </w:r>
      <w:hyperlink r:id="rId26" w:tgtFrame="_blank" w:history="1">
        <w:r>
          <w:rPr>
            <w:rStyle w:val="Hyperlink"/>
            <w:rFonts w:eastAsiaTheme="majorEastAsia"/>
          </w:rPr>
          <w:t>https://www.geeksforgeeks.org/computer-networks/types-of-virtual-private-network-vpn-and-its-protocols/</w:t>
        </w:r>
      </w:hyperlink>
    </w:p>
    <w:p w14:paraId="0E834B07" w14:textId="77777777" w:rsidR="0082194C" w:rsidRDefault="0082194C" w:rsidP="0044704A">
      <w:pPr>
        <w:pStyle w:val="NormalWeb"/>
        <w:numPr>
          <w:ilvl w:val="0"/>
          <w:numId w:val="33"/>
        </w:numPr>
      </w:pPr>
      <w:r>
        <w:t xml:space="preserve">IBM. (n.d.). </w:t>
      </w:r>
      <w:r>
        <w:rPr>
          <w:i/>
          <w:iCs/>
        </w:rPr>
        <w:t>What is defense in depth?</w:t>
      </w:r>
      <w:r>
        <w:t xml:space="preserve"> </w:t>
      </w:r>
      <w:hyperlink r:id="rId27" w:tgtFrame="_blank" w:history="1">
        <w:r>
          <w:rPr>
            <w:rStyle w:val="Hyperlink"/>
            <w:rFonts w:eastAsiaTheme="majorEastAsia"/>
          </w:rPr>
          <w:t>https://www.ibm.com/topics/defense-in-depth</w:t>
        </w:r>
      </w:hyperlink>
    </w:p>
    <w:p w14:paraId="5DE20BC1" w14:textId="77777777" w:rsidR="0082194C" w:rsidRDefault="0082194C" w:rsidP="0044704A">
      <w:pPr>
        <w:pStyle w:val="NormalWeb"/>
        <w:numPr>
          <w:ilvl w:val="0"/>
          <w:numId w:val="33"/>
        </w:numPr>
      </w:pPr>
      <w:r>
        <w:t xml:space="preserve">ISACA. (n.d.). </w:t>
      </w:r>
      <w:r>
        <w:rPr>
          <w:i/>
          <w:iCs/>
        </w:rPr>
        <w:t>Information technology audit framework (ITAF): A professional practices framework for IT audit</w:t>
      </w:r>
      <w:r>
        <w:t xml:space="preserve"> (4th ed.). </w:t>
      </w:r>
      <w:hyperlink r:id="rId28" w:tgtFrame="_blank" w:history="1">
        <w:r>
          <w:rPr>
            <w:rStyle w:val="Hyperlink"/>
            <w:rFonts w:eastAsiaTheme="majorEastAsia"/>
          </w:rPr>
          <w:t>https://www.isaca.org/resources/frameworks-standards-and-models</w:t>
        </w:r>
      </w:hyperlink>
    </w:p>
    <w:p w14:paraId="43E9DE81" w14:textId="77777777" w:rsidR="0082194C" w:rsidRDefault="0082194C" w:rsidP="0044704A">
      <w:pPr>
        <w:pStyle w:val="NormalWeb"/>
        <w:numPr>
          <w:ilvl w:val="0"/>
          <w:numId w:val="33"/>
        </w:numPr>
      </w:pPr>
      <w:r>
        <w:t xml:space="preserve">Microsoft. (2025). </w:t>
      </w:r>
      <w:r>
        <w:rPr>
          <w:i/>
          <w:iCs/>
        </w:rPr>
        <w:t>Introduction to Azure security</w:t>
      </w:r>
      <w:r>
        <w:t xml:space="preserve">. </w:t>
      </w:r>
      <w:hyperlink r:id="rId29" w:tgtFrame="_blank" w:history="1">
        <w:r>
          <w:rPr>
            <w:rStyle w:val="Hyperlink"/>
            <w:rFonts w:eastAsiaTheme="majorEastAsia"/>
          </w:rPr>
          <w:t>https://learn.microsoft.com/en-us/azure/security/fundamentals/overview</w:t>
        </w:r>
      </w:hyperlink>
    </w:p>
    <w:p w14:paraId="7E09CA35" w14:textId="77777777" w:rsidR="0082194C" w:rsidRDefault="0082194C" w:rsidP="0044704A">
      <w:pPr>
        <w:pStyle w:val="NormalWeb"/>
        <w:numPr>
          <w:ilvl w:val="0"/>
          <w:numId w:val="33"/>
        </w:numPr>
      </w:pPr>
      <w:r>
        <w:t xml:space="preserve">National Institute of Standards and Technology. (2009). </w:t>
      </w:r>
      <w:r>
        <w:rPr>
          <w:i/>
          <w:iCs/>
        </w:rPr>
        <w:t>Guidelines on firewalls and firewall policy</w:t>
      </w:r>
      <w:r>
        <w:t xml:space="preserve"> (Special Publication 800-41 Rev. 1). </w:t>
      </w:r>
      <w:hyperlink r:id="rId30" w:tgtFrame="_blank" w:history="1">
        <w:r>
          <w:rPr>
            <w:rStyle w:val="Hyperlink"/>
            <w:rFonts w:eastAsiaTheme="majorEastAsia"/>
          </w:rPr>
          <w:t>https://doi.org/10.6028/NIST.SP.800-41r1</w:t>
        </w:r>
      </w:hyperlink>
    </w:p>
    <w:p w14:paraId="589F612B" w14:textId="77777777" w:rsidR="0082194C" w:rsidRDefault="0082194C" w:rsidP="0044704A">
      <w:pPr>
        <w:pStyle w:val="NormalWeb"/>
        <w:numPr>
          <w:ilvl w:val="0"/>
          <w:numId w:val="33"/>
        </w:numPr>
      </w:pPr>
      <w:r>
        <w:t xml:space="preserve">Palo Alto Networks. (n.d.). </w:t>
      </w:r>
      <w:r>
        <w:rPr>
          <w:i/>
          <w:iCs/>
        </w:rPr>
        <w:t>What is a next-generation firewall (NGFW)?</w:t>
      </w:r>
      <w:r>
        <w:t xml:space="preserve"> </w:t>
      </w:r>
      <w:hyperlink r:id="rId31" w:tgtFrame="_blank" w:history="1">
        <w:r>
          <w:rPr>
            <w:rStyle w:val="Hyperlink"/>
            <w:rFonts w:eastAsiaTheme="majorEastAsia"/>
          </w:rPr>
          <w:t>https://www.paloaltonetworks.com/cyberpedia/what-</w:t>
        </w:r>
        <w:r>
          <w:rPr>
            <w:rStyle w:val="Hyperlink"/>
            <w:rFonts w:eastAsiaTheme="majorEastAsia"/>
          </w:rPr>
          <w:t>i</w:t>
        </w:r>
        <w:r>
          <w:rPr>
            <w:rStyle w:val="Hyperlink"/>
            <w:rFonts w:eastAsiaTheme="majorEastAsia"/>
          </w:rPr>
          <w:t>s-a-next-generation-firewall</w:t>
        </w:r>
      </w:hyperlink>
    </w:p>
    <w:p w14:paraId="755F89A8" w14:textId="77777777" w:rsidR="0082194C" w:rsidRDefault="0082194C" w:rsidP="008A09F1">
      <w:pPr>
        <w:widowControl/>
        <w:numPr>
          <w:ilvl w:val="0"/>
          <w:numId w:val="33"/>
        </w:numPr>
        <w:autoSpaceDE/>
        <w:autoSpaceDN/>
        <w:spacing w:after="160" w:line="278" w:lineRule="auto"/>
      </w:pPr>
      <w:r w:rsidRPr="00484269">
        <w:t>Provided project configurations (e.g., IPS signatures, switch hardening).</w:t>
      </w:r>
    </w:p>
    <w:p w14:paraId="6D30E678" w14:textId="77777777" w:rsidR="0082194C" w:rsidRDefault="0082194C" w:rsidP="00260145">
      <w:pPr>
        <w:widowControl/>
        <w:numPr>
          <w:ilvl w:val="0"/>
          <w:numId w:val="33"/>
        </w:numPr>
        <w:autoSpaceDE/>
        <w:autoSpaceDN/>
        <w:spacing w:after="160" w:line="278" w:lineRule="auto"/>
      </w:pPr>
      <w:r w:rsidRPr="00195173">
        <w:t xml:space="preserve">SentinelOne. (2025). 10 Cyber Security Trends For 2025. </w:t>
      </w:r>
      <w:hyperlink r:id="rId32" w:tgtFrame="_blank" w:history="1">
        <w:r w:rsidRPr="00195173">
          <w:rPr>
            <w:rStyle w:val="Hyperlink"/>
          </w:rPr>
          <w:t>https://www.sentinelone.com/cybersecurity-101/cybersecurity/cyber-security-trends/</w:t>
        </w:r>
      </w:hyperlink>
    </w:p>
    <w:p w14:paraId="08066DED" w14:textId="77777777" w:rsidR="0082194C" w:rsidRDefault="0082194C" w:rsidP="4BAB727B">
      <w:pPr>
        <w:numPr>
          <w:ilvl w:val="0"/>
          <w:numId w:val="33"/>
        </w:numPr>
        <w:rPr>
          <w:rStyle w:val="Hyperlink"/>
        </w:rPr>
      </w:pPr>
      <w:r w:rsidRPr="4FF5807E">
        <w:t xml:space="preserve">VPN Gate. (n.d.). </w:t>
      </w:r>
      <w:r w:rsidRPr="4FF5807E">
        <w:rPr>
          <w:i/>
          <w:iCs/>
        </w:rPr>
        <w:t>About VPN Gate</w:t>
      </w:r>
      <w:r w:rsidRPr="4FF5807E">
        <w:t xml:space="preserve">. Retrieved  from </w:t>
      </w:r>
      <w:hyperlink r:id="rId33">
        <w:r w:rsidRPr="4FF5807E">
          <w:rPr>
            <w:rStyle w:val="Hyperlink"/>
          </w:rPr>
          <w:t>https://www.vpngate.net/en/about.aspx</w:t>
        </w:r>
      </w:hyperlink>
    </w:p>
    <w:p w14:paraId="2BACA2E5" w14:textId="684F7188" w:rsidR="20BC66B0" w:rsidRDefault="20BC66B0" w:rsidP="13BE675F">
      <w:pPr>
        <w:pStyle w:val="ListParagraph"/>
        <w:widowControl/>
        <w:spacing w:after="160" w:line="278" w:lineRule="auto"/>
        <w:rPr>
          <w:b/>
          <w:bCs/>
        </w:rPr>
      </w:pPr>
    </w:p>
    <w:p w14:paraId="147F311F" w14:textId="59BCC888" w:rsidR="00BB7E92" w:rsidRPr="00BB7E92" w:rsidRDefault="00BB7E92" w:rsidP="00634DF2"/>
    <w:sectPr w:rsidR="00BB7E92" w:rsidRPr="00BB7E9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C74458" w14:textId="77777777" w:rsidR="009671EE" w:rsidRDefault="009671EE" w:rsidP="0082194C">
      <w:r>
        <w:separator/>
      </w:r>
    </w:p>
  </w:endnote>
  <w:endnote w:type="continuationSeparator" w:id="0">
    <w:p w14:paraId="4FAC046A" w14:textId="77777777" w:rsidR="009671EE" w:rsidRDefault="009671EE" w:rsidP="0082194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Aptos Display">
    <w:panose1 w:val="00000000000000000000"/>
    <w:charset w:val="0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0000000000000000000"/>
    <w:charset w:val="80"/>
    <w:family w:val="roman"/>
    <w:notTrueType/>
    <w:pitch w:val="default"/>
  </w:font>
  <w:font w:name="Open Sans">
    <w:charset w:val="00"/>
    <w:family w:val="swiss"/>
    <w:pitch w:val="variable"/>
    <w:sig w:usb0="E00002EF" w:usb1="4000205B" w:usb2="00000028"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7A7D60" w14:textId="77777777" w:rsidR="009671EE" w:rsidRDefault="009671EE" w:rsidP="0082194C">
      <w:r>
        <w:separator/>
      </w:r>
    </w:p>
  </w:footnote>
  <w:footnote w:type="continuationSeparator" w:id="0">
    <w:p w14:paraId="1D371F86" w14:textId="77777777" w:rsidR="009671EE" w:rsidRDefault="009671EE" w:rsidP="0082194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08C8D"/>
    <w:multiLevelType w:val="hybridMultilevel"/>
    <w:tmpl w:val="FFFFFFFF"/>
    <w:lvl w:ilvl="0" w:tplc="481E0E3E">
      <w:start w:val="1"/>
      <w:numFmt w:val="bullet"/>
      <w:lvlText w:val=""/>
      <w:lvlJc w:val="left"/>
      <w:pPr>
        <w:ind w:left="720" w:hanging="360"/>
      </w:pPr>
      <w:rPr>
        <w:rFonts w:ascii="Symbol" w:hAnsi="Symbol" w:hint="default"/>
      </w:rPr>
    </w:lvl>
    <w:lvl w:ilvl="1" w:tplc="CB44AA88">
      <w:start w:val="1"/>
      <w:numFmt w:val="bullet"/>
      <w:lvlText w:val="o"/>
      <w:lvlJc w:val="left"/>
      <w:pPr>
        <w:ind w:left="1440" w:hanging="360"/>
      </w:pPr>
      <w:rPr>
        <w:rFonts w:ascii="Courier New" w:hAnsi="Courier New" w:hint="default"/>
      </w:rPr>
    </w:lvl>
    <w:lvl w:ilvl="2" w:tplc="92B4A442">
      <w:start w:val="1"/>
      <w:numFmt w:val="bullet"/>
      <w:lvlText w:val=""/>
      <w:lvlJc w:val="left"/>
      <w:pPr>
        <w:ind w:left="2160" w:hanging="360"/>
      </w:pPr>
      <w:rPr>
        <w:rFonts w:ascii="Wingdings" w:hAnsi="Wingdings" w:hint="default"/>
      </w:rPr>
    </w:lvl>
    <w:lvl w:ilvl="3" w:tplc="ED50BE56">
      <w:start w:val="1"/>
      <w:numFmt w:val="bullet"/>
      <w:lvlText w:val=""/>
      <w:lvlJc w:val="left"/>
      <w:pPr>
        <w:ind w:left="2880" w:hanging="360"/>
      </w:pPr>
      <w:rPr>
        <w:rFonts w:ascii="Symbol" w:hAnsi="Symbol" w:hint="default"/>
      </w:rPr>
    </w:lvl>
    <w:lvl w:ilvl="4" w:tplc="7C6CD6E0">
      <w:start w:val="1"/>
      <w:numFmt w:val="bullet"/>
      <w:lvlText w:val="o"/>
      <w:lvlJc w:val="left"/>
      <w:pPr>
        <w:ind w:left="3600" w:hanging="360"/>
      </w:pPr>
      <w:rPr>
        <w:rFonts w:ascii="Courier New" w:hAnsi="Courier New" w:hint="default"/>
      </w:rPr>
    </w:lvl>
    <w:lvl w:ilvl="5" w:tplc="11229528">
      <w:start w:val="1"/>
      <w:numFmt w:val="bullet"/>
      <w:lvlText w:val=""/>
      <w:lvlJc w:val="left"/>
      <w:pPr>
        <w:ind w:left="4320" w:hanging="360"/>
      </w:pPr>
      <w:rPr>
        <w:rFonts w:ascii="Wingdings" w:hAnsi="Wingdings" w:hint="default"/>
      </w:rPr>
    </w:lvl>
    <w:lvl w:ilvl="6" w:tplc="9A1C977A">
      <w:start w:val="1"/>
      <w:numFmt w:val="bullet"/>
      <w:lvlText w:val=""/>
      <w:lvlJc w:val="left"/>
      <w:pPr>
        <w:ind w:left="5040" w:hanging="360"/>
      </w:pPr>
      <w:rPr>
        <w:rFonts w:ascii="Symbol" w:hAnsi="Symbol" w:hint="default"/>
      </w:rPr>
    </w:lvl>
    <w:lvl w:ilvl="7" w:tplc="93E2BC70">
      <w:start w:val="1"/>
      <w:numFmt w:val="bullet"/>
      <w:lvlText w:val="o"/>
      <w:lvlJc w:val="left"/>
      <w:pPr>
        <w:ind w:left="5760" w:hanging="360"/>
      </w:pPr>
      <w:rPr>
        <w:rFonts w:ascii="Courier New" w:hAnsi="Courier New" w:hint="default"/>
      </w:rPr>
    </w:lvl>
    <w:lvl w:ilvl="8" w:tplc="A2CE545A">
      <w:start w:val="1"/>
      <w:numFmt w:val="bullet"/>
      <w:lvlText w:val=""/>
      <w:lvlJc w:val="left"/>
      <w:pPr>
        <w:ind w:left="6480" w:hanging="360"/>
      </w:pPr>
      <w:rPr>
        <w:rFonts w:ascii="Wingdings" w:hAnsi="Wingdings" w:hint="default"/>
      </w:rPr>
    </w:lvl>
  </w:abstractNum>
  <w:abstractNum w:abstractNumId="1" w15:restartNumberingAfterBreak="0">
    <w:nsid w:val="04863BAA"/>
    <w:multiLevelType w:val="multilevel"/>
    <w:tmpl w:val="57860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09D87E"/>
    <w:multiLevelType w:val="hybridMultilevel"/>
    <w:tmpl w:val="FFFFFFFF"/>
    <w:lvl w:ilvl="0" w:tplc="C5446A1E">
      <w:start w:val="1"/>
      <w:numFmt w:val="bullet"/>
      <w:lvlText w:val=""/>
      <w:lvlJc w:val="left"/>
      <w:pPr>
        <w:ind w:left="720" w:hanging="360"/>
      </w:pPr>
      <w:rPr>
        <w:rFonts w:ascii="Symbol" w:hAnsi="Symbol" w:hint="default"/>
      </w:rPr>
    </w:lvl>
    <w:lvl w:ilvl="1" w:tplc="89201D2E">
      <w:start w:val="1"/>
      <w:numFmt w:val="bullet"/>
      <w:lvlText w:val="o"/>
      <w:lvlJc w:val="left"/>
      <w:pPr>
        <w:ind w:left="1440" w:hanging="360"/>
      </w:pPr>
      <w:rPr>
        <w:rFonts w:ascii="Courier New" w:hAnsi="Courier New" w:hint="default"/>
      </w:rPr>
    </w:lvl>
    <w:lvl w:ilvl="2" w:tplc="B7640834">
      <w:start w:val="1"/>
      <w:numFmt w:val="bullet"/>
      <w:lvlText w:val=""/>
      <w:lvlJc w:val="left"/>
      <w:pPr>
        <w:ind w:left="2160" w:hanging="360"/>
      </w:pPr>
      <w:rPr>
        <w:rFonts w:ascii="Wingdings" w:hAnsi="Wingdings" w:hint="default"/>
      </w:rPr>
    </w:lvl>
    <w:lvl w:ilvl="3" w:tplc="FA5E91E2">
      <w:start w:val="1"/>
      <w:numFmt w:val="bullet"/>
      <w:lvlText w:val=""/>
      <w:lvlJc w:val="left"/>
      <w:pPr>
        <w:ind w:left="2880" w:hanging="360"/>
      </w:pPr>
      <w:rPr>
        <w:rFonts w:ascii="Symbol" w:hAnsi="Symbol" w:hint="default"/>
      </w:rPr>
    </w:lvl>
    <w:lvl w:ilvl="4" w:tplc="1946F2B8">
      <w:start w:val="1"/>
      <w:numFmt w:val="bullet"/>
      <w:lvlText w:val="o"/>
      <w:lvlJc w:val="left"/>
      <w:pPr>
        <w:ind w:left="3600" w:hanging="360"/>
      </w:pPr>
      <w:rPr>
        <w:rFonts w:ascii="Courier New" w:hAnsi="Courier New" w:hint="default"/>
      </w:rPr>
    </w:lvl>
    <w:lvl w:ilvl="5" w:tplc="01160D88">
      <w:start w:val="1"/>
      <w:numFmt w:val="bullet"/>
      <w:lvlText w:val=""/>
      <w:lvlJc w:val="left"/>
      <w:pPr>
        <w:ind w:left="4320" w:hanging="360"/>
      </w:pPr>
      <w:rPr>
        <w:rFonts w:ascii="Wingdings" w:hAnsi="Wingdings" w:hint="default"/>
      </w:rPr>
    </w:lvl>
    <w:lvl w:ilvl="6" w:tplc="70366404">
      <w:start w:val="1"/>
      <w:numFmt w:val="bullet"/>
      <w:lvlText w:val=""/>
      <w:lvlJc w:val="left"/>
      <w:pPr>
        <w:ind w:left="5040" w:hanging="360"/>
      </w:pPr>
      <w:rPr>
        <w:rFonts w:ascii="Symbol" w:hAnsi="Symbol" w:hint="default"/>
      </w:rPr>
    </w:lvl>
    <w:lvl w:ilvl="7" w:tplc="54D86F90">
      <w:start w:val="1"/>
      <w:numFmt w:val="bullet"/>
      <w:lvlText w:val="o"/>
      <w:lvlJc w:val="left"/>
      <w:pPr>
        <w:ind w:left="5760" w:hanging="360"/>
      </w:pPr>
      <w:rPr>
        <w:rFonts w:ascii="Courier New" w:hAnsi="Courier New" w:hint="default"/>
      </w:rPr>
    </w:lvl>
    <w:lvl w:ilvl="8" w:tplc="68527F1E">
      <w:start w:val="1"/>
      <w:numFmt w:val="bullet"/>
      <w:lvlText w:val=""/>
      <w:lvlJc w:val="left"/>
      <w:pPr>
        <w:ind w:left="6480" w:hanging="360"/>
      </w:pPr>
      <w:rPr>
        <w:rFonts w:ascii="Wingdings" w:hAnsi="Wingdings" w:hint="default"/>
      </w:rPr>
    </w:lvl>
  </w:abstractNum>
  <w:abstractNum w:abstractNumId="3" w15:restartNumberingAfterBreak="0">
    <w:nsid w:val="0A27AB50"/>
    <w:multiLevelType w:val="hybridMultilevel"/>
    <w:tmpl w:val="FFFFFFFF"/>
    <w:lvl w:ilvl="0" w:tplc="892CF60C">
      <w:start w:val="1"/>
      <w:numFmt w:val="bullet"/>
      <w:lvlText w:val=""/>
      <w:lvlJc w:val="left"/>
      <w:pPr>
        <w:ind w:left="720" w:hanging="360"/>
      </w:pPr>
      <w:rPr>
        <w:rFonts w:ascii="Symbol" w:hAnsi="Symbol" w:hint="default"/>
      </w:rPr>
    </w:lvl>
    <w:lvl w:ilvl="1" w:tplc="ACEC4FE6">
      <w:start w:val="1"/>
      <w:numFmt w:val="bullet"/>
      <w:lvlText w:val="o"/>
      <w:lvlJc w:val="left"/>
      <w:pPr>
        <w:ind w:left="1440" w:hanging="360"/>
      </w:pPr>
      <w:rPr>
        <w:rFonts w:ascii="Courier New" w:hAnsi="Courier New" w:hint="default"/>
      </w:rPr>
    </w:lvl>
    <w:lvl w:ilvl="2" w:tplc="B57CEF54">
      <w:start w:val="1"/>
      <w:numFmt w:val="bullet"/>
      <w:lvlText w:val=""/>
      <w:lvlJc w:val="left"/>
      <w:pPr>
        <w:ind w:left="2160" w:hanging="360"/>
      </w:pPr>
      <w:rPr>
        <w:rFonts w:ascii="Wingdings" w:hAnsi="Wingdings" w:hint="default"/>
      </w:rPr>
    </w:lvl>
    <w:lvl w:ilvl="3" w:tplc="31584BEE">
      <w:start w:val="1"/>
      <w:numFmt w:val="bullet"/>
      <w:lvlText w:val=""/>
      <w:lvlJc w:val="left"/>
      <w:pPr>
        <w:ind w:left="2880" w:hanging="360"/>
      </w:pPr>
      <w:rPr>
        <w:rFonts w:ascii="Symbol" w:hAnsi="Symbol" w:hint="default"/>
      </w:rPr>
    </w:lvl>
    <w:lvl w:ilvl="4" w:tplc="7ABC233C">
      <w:start w:val="1"/>
      <w:numFmt w:val="bullet"/>
      <w:lvlText w:val="o"/>
      <w:lvlJc w:val="left"/>
      <w:pPr>
        <w:ind w:left="3600" w:hanging="360"/>
      </w:pPr>
      <w:rPr>
        <w:rFonts w:ascii="Courier New" w:hAnsi="Courier New" w:hint="default"/>
      </w:rPr>
    </w:lvl>
    <w:lvl w:ilvl="5" w:tplc="07FCD25A">
      <w:start w:val="1"/>
      <w:numFmt w:val="bullet"/>
      <w:lvlText w:val=""/>
      <w:lvlJc w:val="left"/>
      <w:pPr>
        <w:ind w:left="4320" w:hanging="360"/>
      </w:pPr>
      <w:rPr>
        <w:rFonts w:ascii="Wingdings" w:hAnsi="Wingdings" w:hint="default"/>
      </w:rPr>
    </w:lvl>
    <w:lvl w:ilvl="6" w:tplc="6512E7B6">
      <w:start w:val="1"/>
      <w:numFmt w:val="bullet"/>
      <w:lvlText w:val=""/>
      <w:lvlJc w:val="left"/>
      <w:pPr>
        <w:ind w:left="5040" w:hanging="360"/>
      </w:pPr>
      <w:rPr>
        <w:rFonts w:ascii="Symbol" w:hAnsi="Symbol" w:hint="default"/>
      </w:rPr>
    </w:lvl>
    <w:lvl w:ilvl="7" w:tplc="BD4C93AA">
      <w:start w:val="1"/>
      <w:numFmt w:val="bullet"/>
      <w:lvlText w:val="o"/>
      <w:lvlJc w:val="left"/>
      <w:pPr>
        <w:ind w:left="5760" w:hanging="360"/>
      </w:pPr>
      <w:rPr>
        <w:rFonts w:ascii="Courier New" w:hAnsi="Courier New" w:hint="default"/>
      </w:rPr>
    </w:lvl>
    <w:lvl w:ilvl="8" w:tplc="48C05BA0">
      <w:start w:val="1"/>
      <w:numFmt w:val="bullet"/>
      <w:lvlText w:val=""/>
      <w:lvlJc w:val="left"/>
      <w:pPr>
        <w:ind w:left="6480" w:hanging="360"/>
      </w:pPr>
      <w:rPr>
        <w:rFonts w:ascii="Wingdings" w:hAnsi="Wingdings" w:hint="default"/>
      </w:rPr>
    </w:lvl>
  </w:abstractNum>
  <w:abstractNum w:abstractNumId="4" w15:restartNumberingAfterBreak="0">
    <w:nsid w:val="0A2C18E9"/>
    <w:multiLevelType w:val="hybridMultilevel"/>
    <w:tmpl w:val="E42C22AC"/>
    <w:lvl w:ilvl="0" w:tplc="8CB0D118">
      <w:start w:val="1"/>
      <w:numFmt w:val="bullet"/>
      <w:lvlText w:val=""/>
      <w:lvlJc w:val="left"/>
      <w:pPr>
        <w:ind w:left="720" w:hanging="360"/>
      </w:pPr>
      <w:rPr>
        <w:rFonts w:ascii="Symbol" w:hAnsi="Symbol" w:hint="default"/>
      </w:rPr>
    </w:lvl>
    <w:lvl w:ilvl="1" w:tplc="2B969F44">
      <w:start w:val="1"/>
      <w:numFmt w:val="bullet"/>
      <w:lvlText w:val="o"/>
      <w:lvlJc w:val="left"/>
      <w:pPr>
        <w:ind w:left="1440" w:hanging="360"/>
      </w:pPr>
      <w:rPr>
        <w:rFonts w:ascii="Courier New" w:hAnsi="Courier New" w:hint="default"/>
      </w:rPr>
    </w:lvl>
    <w:lvl w:ilvl="2" w:tplc="751AF072">
      <w:start w:val="1"/>
      <w:numFmt w:val="bullet"/>
      <w:lvlText w:val=""/>
      <w:lvlJc w:val="left"/>
      <w:pPr>
        <w:ind w:left="2160" w:hanging="360"/>
      </w:pPr>
      <w:rPr>
        <w:rFonts w:ascii="Wingdings" w:hAnsi="Wingdings" w:hint="default"/>
      </w:rPr>
    </w:lvl>
    <w:lvl w:ilvl="3" w:tplc="F4EC87DA">
      <w:start w:val="1"/>
      <w:numFmt w:val="bullet"/>
      <w:lvlText w:val=""/>
      <w:lvlJc w:val="left"/>
      <w:pPr>
        <w:ind w:left="2880" w:hanging="360"/>
      </w:pPr>
      <w:rPr>
        <w:rFonts w:ascii="Symbol" w:hAnsi="Symbol" w:hint="default"/>
      </w:rPr>
    </w:lvl>
    <w:lvl w:ilvl="4" w:tplc="1A04502E">
      <w:start w:val="1"/>
      <w:numFmt w:val="bullet"/>
      <w:lvlText w:val="o"/>
      <w:lvlJc w:val="left"/>
      <w:pPr>
        <w:ind w:left="3600" w:hanging="360"/>
      </w:pPr>
      <w:rPr>
        <w:rFonts w:ascii="Courier New" w:hAnsi="Courier New" w:hint="default"/>
      </w:rPr>
    </w:lvl>
    <w:lvl w:ilvl="5" w:tplc="51E084B4">
      <w:start w:val="1"/>
      <w:numFmt w:val="bullet"/>
      <w:lvlText w:val=""/>
      <w:lvlJc w:val="left"/>
      <w:pPr>
        <w:ind w:left="4320" w:hanging="360"/>
      </w:pPr>
      <w:rPr>
        <w:rFonts w:ascii="Wingdings" w:hAnsi="Wingdings" w:hint="default"/>
      </w:rPr>
    </w:lvl>
    <w:lvl w:ilvl="6" w:tplc="89A29D90">
      <w:start w:val="1"/>
      <w:numFmt w:val="bullet"/>
      <w:lvlText w:val=""/>
      <w:lvlJc w:val="left"/>
      <w:pPr>
        <w:ind w:left="5040" w:hanging="360"/>
      </w:pPr>
      <w:rPr>
        <w:rFonts w:ascii="Symbol" w:hAnsi="Symbol" w:hint="default"/>
      </w:rPr>
    </w:lvl>
    <w:lvl w:ilvl="7" w:tplc="2AD0CA12">
      <w:start w:val="1"/>
      <w:numFmt w:val="bullet"/>
      <w:lvlText w:val="o"/>
      <w:lvlJc w:val="left"/>
      <w:pPr>
        <w:ind w:left="5760" w:hanging="360"/>
      </w:pPr>
      <w:rPr>
        <w:rFonts w:ascii="Courier New" w:hAnsi="Courier New" w:hint="default"/>
      </w:rPr>
    </w:lvl>
    <w:lvl w:ilvl="8" w:tplc="9A5C60E0">
      <w:start w:val="1"/>
      <w:numFmt w:val="bullet"/>
      <w:lvlText w:val=""/>
      <w:lvlJc w:val="left"/>
      <w:pPr>
        <w:ind w:left="6480" w:hanging="360"/>
      </w:pPr>
      <w:rPr>
        <w:rFonts w:ascii="Wingdings" w:hAnsi="Wingdings" w:hint="default"/>
      </w:rPr>
    </w:lvl>
  </w:abstractNum>
  <w:abstractNum w:abstractNumId="5" w15:restartNumberingAfterBreak="0">
    <w:nsid w:val="0A9E7B20"/>
    <w:multiLevelType w:val="multilevel"/>
    <w:tmpl w:val="C824A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3BF2AA"/>
    <w:multiLevelType w:val="multilevel"/>
    <w:tmpl w:val="BAA8629E"/>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7" w15:restartNumberingAfterBreak="0">
    <w:nsid w:val="0E25502B"/>
    <w:multiLevelType w:val="hybridMultilevel"/>
    <w:tmpl w:val="3D52BB8A"/>
    <w:lvl w:ilvl="0" w:tplc="52A4D0BC">
      <w:start w:val="1"/>
      <w:numFmt w:val="bullet"/>
      <w:lvlText w:val=""/>
      <w:lvlJc w:val="left"/>
      <w:pPr>
        <w:ind w:left="720" w:hanging="360"/>
      </w:pPr>
      <w:rPr>
        <w:rFonts w:ascii="Symbol" w:hAnsi="Symbol" w:hint="default"/>
      </w:rPr>
    </w:lvl>
    <w:lvl w:ilvl="1" w:tplc="58A4E116">
      <w:start w:val="1"/>
      <w:numFmt w:val="bullet"/>
      <w:lvlText w:val="o"/>
      <w:lvlJc w:val="left"/>
      <w:pPr>
        <w:ind w:left="1440" w:hanging="360"/>
      </w:pPr>
      <w:rPr>
        <w:rFonts w:ascii="Courier New" w:hAnsi="Courier New" w:hint="default"/>
      </w:rPr>
    </w:lvl>
    <w:lvl w:ilvl="2" w:tplc="99A870E8">
      <w:start w:val="1"/>
      <w:numFmt w:val="bullet"/>
      <w:lvlText w:val=""/>
      <w:lvlJc w:val="left"/>
      <w:pPr>
        <w:ind w:left="2160" w:hanging="360"/>
      </w:pPr>
      <w:rPr>
        <w:rFonts w:ascii="Wingdings" w:hAnsi="Wingdings" w:hint="default"/>
      </w:rPr>
    </w:lvl>
    <w:lvl w:ilvl="3" w:tplc="0CE0358C">
      <w:start w:val="1"/>
      <w:numFmt w:val="bullet"/>
      <w:lvlText w:val=""/>
      <w:lvlJc w:val="left"/>
      <w:pPr>
        <w:ind w:left="2880" w:hanging="360"/>
      </w:pPr>
      <w:rPr>
        <w:rFonts w:ascii="Symbol" w:hAnsi="Symbol" w:hint="default"/>
      </w:rPr>
    </w:lvl>
    <w:lvl w:ilvl="4" w:tplc="CEA889B6">
      <w:start w:val="1"/>
      <w:numFmt w:val="bullet"/>
      <w:lvlText w:val="o"/>
      <w:lvlJc w:val="left"/>
      <w:pPr>
        <w:ind w:left="3600" w:hanging="360"/>
      </w:pPr>
      <w:rPr>
        <w:rFonts w:ascii="Courier New" w:hAnsi="Courier New" w:hint="default"/>
      </w:rPr>
    </w:lvl>
    <w:lvl w:ilvl="5" w:tplc="A066F02A">
      <w:start w:val="1"/>
      <w:numFmt w:val="bullet"/>
      <w:lvlText w:val=""/>
      <w:lvlJc w:val="left"/>
      <w:pPr>
        <w:ind w:left="4320" w:hanging="360"/>
      </w:pPr>
      <w:rPr>
        <w:rFonts w:ascii="Wingdings" w:hAnsi="Wingdings" w:hint="default"/>
      </w:rPr>
    </w:lvl>
    <w:lvl w:ilvl="6" w:tplc="06DEAFF2">
      <w:start w:val="1"/>
      <w:numFmt w:val="bullet"/>
      <w:lvlText w:val=""/>
      <w:lvlJc w:val="left"/>
      <w:pPr>
        <w:ind w:left="5040" w:hanging="360"/>
      </w:pPr>
      <w:rPr>
        <w:rFonts w:ascii="Symbol" w:hAnsi="Symbol" w:hint="default"/>
      </w:rPr>
    </w:lvl>
    <w:lvl w:ilvl="7" w:tplc="714CDD94">
      <w:start w:val="1"/>
      <w:numFmt w:val="bullet"/>
      <w:lvlText w:val="o"/>
      <w:lvlJc w:val="left"/>
      <w:pPr>
        <w:ind w:left="5760" w:hanging="360"/>
      </w:pPr>
      <w:rPr>
        <w:rFonts w:ascii="Courier New" w:hAnsi="Courier New" w:hint="default"/>
      </w:rPr>
    </w:lvl>
    <w:lvl w:ilvl="8" w:tplc="0360E9A2">
      <w:start w:val="1"/>
      <w:numFmt w:val="bullet"/>
      <w:lvlText w:val=""/>
      <w:lvlJc w:val="left"/>
      <w:pPr>
        <w:ind w:left="6480" w:hanging="360"/>
      </w:pPr>
      <w:rPr>
        <w:rFonts w:ascii="Wingdings" w:hAnsi="Wingdings" w:hint="default"/>
      </w:rPr>
    </w:lvl>
  </w:abstractNum>
  <w:abstractNum w:abstractNumId="8" w15:restartNumberingAfterBreak="0">
    <w:nsid w:val="10496ACA"/>
    <w:multiLevelType w:val="multilevel"/>
    <w:tmpl w:val="48403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0CECB05"/>
    <w:multiLevelType w:val="hybridMultilevel"/>
    <w:tmpl w:val="3EB6250C"/>
    <w:lvl w:ilvl="0" w:tplc="8F42802E">
      <w:start w:val="1"/>
      <w:numFmt w:val="bullet"/>
      <w:lvlText w:val=""/>
      <w:lvlJc w:val="left"/>
      <w:pPr>
        <w:ind w:left="1080" w:hanging="360"/>
      </w:pPr>
      <w:rPr>
        <w:rFonts w:ascii="Symbol" w:hAnsi="Symbol" w:hint="default"/>
      </w:rPr>
    </w:lvl>
    <w:lvl w:ilvl="1" w:tplc="C58E735C">
      <w:start w:val="1"/>
      <w:numFmt w:val="bullet"/>
      <w:lvlText w:val="o"/>
      <w:lvlJc w:val="left"/>
      <w:pPr>
        <w:ind w:left="1800" w:hanging="360"/>
      </w:pPr>
      <w:rPr>
        <w:rFonts w:ascii="Courier New" w:hAnsi="Courier New" w:hint="default"/>
      </w:rPr>
    </w:lvl>
    <w:lvl w:ilvl="2" w:tplc="041C069A">
      <w:start w:val="1"/>
      <w:numFmt w:val="bullet"/>
      <w:lvlText w:val=""/>
      <w:lvlJc w:val="left"/>
      <w:pPr>
        <w:ind w:left="2520" w:hanging="360"/>
      </w:pPr>
      <w:rPr>
        <w:rFonts w:ascii="Wingdings" w:hAnsi="Wingdings" w:hint="default"/>
      </w:rPr>
    </w:lvl>
    <w:lvl w:ilvl="3" w:tplc="B2B2E136">
      <w:start w:val="1"/>
      <w:numFmt w:val="bullet"/>
      <w:lvlText w:val=""/>
      <w:lvlJc w:val="left"/>
      <w:pPr>
        <w:ind w:left="3240" w:hanging="360"/>
      </w:pPr>
      <w:rPr>
        <w:rFonts w:ascii="Symbol" w:hAnsi="Symbol" w:hint="default"/>
      </w:rPr>
    </w:lvl>
    <w:lvl w:ilvl="4" w:tplc="87DA35EC">
      <w:start w:val="1"/>
      <w:numFmt w:val="bullet"/>
      <w:lvlText w:val="o"/>
      <w:lvlJc w:val="left"/>
      <w:pPr>
        <w:ind w:left="3960" w:hanging="360"/>
      </w:pPr>
      <w:rPr>
        <w:rFonts w:ascii="Courier New" w:hAnsi="Courier New" w:hint="default"/>
      </w:rPr>
    </w:lvl>
    <w:lvl w:ilvl="5" w:tplc="301E60CC">
      <w:start w:val="1"/>
      <w:numFmt w:val="bullet"/>
      <w:lvlText w:val=""/>
      <w:lvlJc w:val="left"/>
      <w:pPr>
        <w:ind w:left="4680" w:hanging="360"/>
      </w:pPr>
      <w:rPr>
        <w:rFonts w:ascii="Wingdings" w:hAnsi="Wingdings" w:hint="default"/>
      </w:rPr>
    </w:lvl>
    <w:lvl w:ilvl="6" w:tplc="10CEF77A">
      <w:start w:val="1"/>
      <w:numFmt w:val="bullet"/>
      <w:lvlText w:val=""/>
      <w:lvlJc w:val="left"/>
      <w:pPr>
        <w:ind w:left="5400" w:hanging="360"/>
      </w:pPr>
      <w:rPr>
        <w:rFonts w:ascii="Symbol" w:hAnsi="Symbol" w:hint="default"/>
      </w:rPr>
    </w:lvl>
    <w:lvl w:ilvl="7" w:tplc="CEAAD02A">
      <w:start w:val="1"/>
      <w:numFmt w:val="bullet"/>
      <w:lvlText w:val="o"/>
      <w:lvlJc w:val="left"/>
      <w:pPr>
        <w:ind w:left="6120" w:hanging="360"/>
      </w:pPr>
      <w:rPr>
        <w:rFonts w:ascii="Courier New" w:hAnsi="Courier New" w:hint="default"/>
      </w:rPr>
    </w:lvl>
    <w:lvl w:ilvl="8" w:tplc="7B18E0FE">
      <w:start w:val="1"/>
      <w:numFmt w:val="bullet"/>
      <w:lvlText w:val=""/>
      <w:lvlJc w:val="left"/>
      <w:pPr>
        <w:ind w:left="6840" w:hanging="360"/>
      </w:pPr>
      <w:rPr>
        <w:rFonts w:ascii="Wingdings" w:hAnsi="Wingdings" w:hint="default"/>
      </w:rPr>
    </w:lvl>
  </w:abstractNum>
  <w:abstractNum w:abstractNumId="10" w15:restartNumberingAfterBreak="0">
    <w:nsid w:val="115AE83B"/>
    <w:multiLevelType w:val="multilevel"/>
    <w:tmpl w:val="2FD0983A"/>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36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36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360"/>
      </w:pPr>
    </w:lvl>
  </w:abstractNum>
  <w:abstractNum w:abstractNumId="11" w15:restartNumberingAfterBreak="0">
    <w:nsid w:val="11A06764"/>
    <w:multiLevelType w:val="multilevel"/>
    <w:tmpl w:val="6A98E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242616D"/>
    <w:multiLevelType w:val="multilevel"/>
    <w:tmpl w:val="FFFFFFFF"/>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36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36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360"/>
      </w:pPr>
    </w:lvl>
  </w:abstractNum>
  <w:abstractNum w:abstractNumId="13" w15:restartNumberingAfterBreak="0">
    <w:nsid w:val="12719AD9"/>
    <w:multiLevelType w:val="multilevel"/>
    <w:tmpl w:val="C3820530"/>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14" w15:restartNumberingAfterBreak="0">
    <w:nsid w:val="140C52ED"/>
    <w:multiLevelType w:val="multilevel"/>
    <w:tmpl w:val="04D0E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43BF252"/>
    <w:multiLevelType w:val="hybridMultilevel"/>
    <w:tmpl w:val="FFFFFFFF"/>
    <w:lvl w:ilvl="0" w:tplc="4EDA81FE">
      <w:start w:val="1"/>
      <w:numFmt w:val="bullet"/>
      <w:lvlText w:val=""/>
      <w:lvlJc w:val="left"/>
      <w:pPr>
        <w:ind w:left="1080" w:hanging="360"/>
      </w:pPr>
      <w:rPr>
        <w:rFonts w:ascii="Symbol" w:hAnsi="Symbol" w:hint="default"/>
      </w:rPr>
    </w:lvl>
    <w:lvl w:ilvl="1" w:tplc="844A6C70">
      <w:start w:val="1"/>
      <w:numFmt w:val="bullet"/>
      <w:lvlText w:val="o"/>
      <w:lvlJc w:val="left"/>
      <w:pPr>
        <w:ind w:left="1800" w:hanging="360"/>
      </w:pPr>
      <w:rPr>
        <w:rFonts w:ascii="Courier New" w:hAnsi="Courier New" w:hint="default"/>
      </w:rPr>
    </w:lvl>
    <w:lvl w:ilvl="2" w:tplc="940AB2D2">
      <w:start w:val="1"/>
      <w:numFmt w:val="bullet"/>
      <w:lvlText w:val=""/>
      <w:lvlJc w:val="left"/>
      <w:pPr>
        <w:ind w:left="2520" w:hanging="360"/>
      </w:pPr>
      <w:rPr>
        <w:rFonts w:ascii="Wingdings" w:hAnsi="Wingdings" w:hint="default"/>
      </w:rPr>
    </w:lvl>
    <w:lvl w:ilvl="3" w:tplc="9662C33E">
      <w:start w:val="1"/>
      <w:numFmt w:val="bullet"/>
      <w:lvlText w:val=""/>
      <w:lvlJc w:val="left"/>
      <w:pPr>
        <w:ind w:left="3240" w:hanging="360"/>
      </w:pPr>
      <w:rPr>
        <w:rFonts w:ascii="Symbol" w:hAnsi="Symbol" w:hint="default"/>
      </w:rPr>
    </w:lvl>
    <w:lvl w:ilvl="4" w:tplc="D954F7CA">
      <w:start w:val="1"/>
      <w:numFmt w:val="bullet"/>
      <w:lvlText w:val="o"/>
      <w:lvlJc w:val="left"/>
      <w:pPr>
        <w:ind w:left="3960" w:hanging="360"/>
      </w:pPr>
      <w:rPr>
        <w:rFonts w:ascii="Courier New" w:hAnsi="Courier New" w:hint="default"/>
      </w:rPr>
    </w:lvl>
    <w:lvl w:ilvl="5" w:tplc="A5BA40C0">
      <w:start w:val="1"/>
      <w:numFmt w:val="bullet"/>
      <w:lvlText w:val=""/>
      <w:lvlJc w:val="left"/>
      <w:pPr>
        <w:ind w:left="4680" w:hanging="360"/>
      </w:pPr>
      <w:rPr>
        <w:rFonts w:ascii="Wingdings" w:hAnsi="Wingdings" w:hint="default"/>
      </w:rPr>
    </w:lvl>
    <w:lvl w:ilvl="6" w:tplc="576AFBFE">
      <w:start w:val="1"/>
      <w:numFmt w:val="bullet"/>
      <w:lvlText w:val=""/>
      <w:lvlJc w:val="left"/>
      <w:pPr>
        <w:ind w:left="5400" w:hanging="360"/>
      </w:pPr>
      <w:rPr>
        <w:rFonts w:ascii="Symbol" w:hAnsi="Symbol" w:hint="default"/>
      </w:rPr>
    </w:lvl>
    <w:lvl w:ilvl="7" w:tplc="D8F27A48">
      <w:start w:val="1"/>
      <w:numFmt w:val="bullet"/>
      <w:lvlText w:val="o"/>
      <w:lvlJc w:val="left"/>
      <w:pPr>
        <w:ind w:left="6120" w:hanging="360"/>
      </w:pPr>
      <w:rPr>
        <w:rFonts w:ascii="Courier New" w:hAnsi="Courier New" w:hint="default"/>
      </w:rPr>
    </w:lvl>
    <w:lvl w:ilvl="8" w:tplc="A7922C4A">
      <w:start w:val="1"/>
      <w:numFmt w:val="bullet"/>
      <w:lvlText w:val=""/>
      <w:lvlJc w:val="left"/>
      <w:pPr>
        <w:ind w:left="6840" w:hanging="360"/>
      </w:pPr>
      <w:rPr>
        <w:rFonts w:ascii="Wingdings" w:hAnsi="Wingdings" w:hint="default"/>
      </w:rPr>
    </w:lvl>
  </w:abstractNum>
  <w:abstractNum w:abstractNumId="16" w15:restartNumberingAfterBreak="0">
    <w:nsid w:val="15783C51"/>
    <w:multiLevelType w:val="hybridMultilevel"/>
    <w:tmpl w:val="FFFFFFFF"/>
    <w:lvl w:ilvl="0" w:tplc="0B48162E">
      <w:start w:val="1"/>
      <w:numFmt w:val="bullet"/>
      <w:lvlText w:val=""/>
      <w:lvlJc w:val="left"/>
      <w:pPr>
        <w:ind w:left="720" w:hanging="360"/>
      </w:pPr>
      <w:rPr>
        <w:rFonts w:ascii="Symbol" w:hAnsi="Symbol" w:hint="default"/>
      </w:rPr>
    </w:lvl>
    <w:lvl w:ilvl="1" w:tplc="66506B4A">
      <w:start w:val="1"/>
      <w:numFmt w:val="bullet"/>
      <w:lvlText w:val="o"/>
      <w:lvlJc w:val="left"/>
      <w:pPr>
        <w:ind w:left="1440" w:hanging="360"/>
      </w:pPr>
      <w:rPr>
        <w:rFonts w:ascii="Courier New" w:hAnsi="Courier New" w:hint="default"/>
      </w:rPr>
    </w:lvl>
    <w:lvl w:ilvl="2" w:tplc="857C4504">
      <w:start w:val="1"/>
      <w:numFmt w:val="bullet"/>
      <w:lvlText w:val=""/>
      <w:lvlJc w:val="left"/>
      <w:pPr>
        <w:ind w:left="2160" w:hanging="360"/>
      </w:pPr>
      <w:rPr>
        <w:rFonts w:ascii="Wingdings" w:hAnsi="Wingdings" w:hint="default"/>
      </w:rPr>
    </w:lvl>
    <w:lvl w:ilvl="3" w:tplc="1F2AFFA6">
      <w:start w:val="1"/>
      <w:numFmt w:val="bullet"/>
      <w:lvlText w:val=""/>
      <w:lvlJc w:val="left"/>
      <w:pPr>
        <w:ind w:left="2880" w:hanging="360"/>
      </w:pPr>
      <w:rPr>
        <w:rFonts w:ascii="Symbol" w:hAnsi="Symbol" w:hint="default"/>
      </w:rPr>
    </w:lvl>
    <w:lvl w:ilvl="4" w:tplc="083E7CA4">
      <w:start w:val="1"/>
      <w:numFmt w:val="bullet"/>
      <w:lvlText w:val="o"/>
      <w:lvlJc w:val="left"/>
      <w:pPr>
        <w:ind w:left="3600" w:hanging="360"/>
      </w:pPr>
      <w:rPr>
        <w:rFonts w:ascii="Courier New" w:hAnsi="Courier New" w:hint="default"/>
      </w:rPr>
    </w:lvl>
    <w:lvl w:ilvl="5" w:tplc="10B43BB8">
      <w:start w:val="1"/>
      <w:numFmt w:val="bullet"/>
      <w:lvlText w:val=""/>
      <w:lvlJc w:val="left"/>
      <w:pPr>
        <w:ind w:left="4320" w:hanging="360"/>
      </w:pPr>
      <w:rPr>
        <w:rFonts w:ascii="Wingdings" w:hAnsi="Wingdings" w:hint="default"/>
      </w:rPr>
    </w:lvl>
    <w:lvl w:ilvl="6" w:tplc="5D68FA50">
      <w:start w:val="1"/>
      <w:numFmt w:val="bullet"/>
      <w:lvlText w:val=""/>
      <w:lvlJc w:val="left"/>
      <w:pPr>
        <w:ind w:left="5040" w:hanging="360"/>
      </w:pPr>
      <w:rPr>
        <w:rFonts w:ascii="Symbol" w:hAnsi="Symbol" w:hint="default"/>
      </w:rPr>
    </w:lvl>
    <w:lvl w:ilvl="7" w:tplc="565EE574">
      <w:start w:val="1"/>
      <w:numFmt w:val="bullet"/>
      <w:lvlText w:val="o"/>
      <w:lvlJc w:val="left"/>
      <w:pPr>
        <w:ind w:left="5760" w:hanging="360"/>
      </w:pPr>
      <w:rPr>
        <w:rFonts w:ascii="Courier New" w:hAnsi="Courier New" w:hint="default"/>
      </w:rPr>
    </w:lvl>
    <w:lvl w:ilvl="8" w:tplc="24A41A16">
      <w:start w:val="1"/>
      <w:numFmt w:val="bullet"/>
      <w:lvlText w:val=""/>
      <w:lvlJc w:val="left"/>
      <w:pPr>
        <w:ind w:left="6480" w:hanging="360"/>
      </w:pPr>
      <w:rPr>
        <w:rFonts w:ascii="Wingdings" w:hAnsi="Wingdings" w:hint="default"/>
      </w:rPr>
    </w:lvl>
  </w:abstractNum>
  <w:abstractNum w:abstractNumId="17" w15:restartNumberingAfterBreak="0">
    <w:nsid w:val="173AF01C"/>
    <w:multiLevelType w:val="hybridMultilevel"/>
    <w:tmpl w:val="FFFFFFFF"/>
    <w:lvl w:ilvl="0" w:tplc="C6D4381C">
      <w:start w:val="1"/>
      <w:numFmt w:val="bullet"/>
      <w:lvlText w:val=""/>
      <w:lvlJc w:val="left"/>
      <w:pPr>
        <w:ind w:left="720" w:hanging="360"/>
      </w:pPr>
      <w:rPr>
        <w:rFonts w:ascii="Symbol" w:hAnsi="Symbol" w:hint="default"/>
      </w:rPr>
    </w:lvl>
    <w:lvl w:ilvl="1" w:tplc="DEA89096">
      <w:start w:val="1"/>
      <w:numFmt w:val="bullet"/>
      <w:lvlText w:val="o"/>
      <w:lvlJc w:val="left"/>
      <w:pPr>
        <w:ind w:left="1440" w:hanging="360"/>
      </w:pPr>
      <w:rPr>
        <w:rFonts w:ascii="Courier New" w:hAnsi="Courier New" w:hint="default"/>
      </w:rPr>
    </w:lvl>
    <w:lvl w:ilvl="2" w:tplc="33FEE27E">
      <w:start w:val="1"/>
      <w:numFmt w:val="bullet"/>
      <w:lvlText w:val=""/>
      <w:lvlJc w:val="left"/>
      <w:pPr>
        <w:ind w:left="2160" w:hanging="360"/>
      </w:pPr>
      <w:rPr>
        <w:rFonts w:ascii="Wingdings" w:hAnsi="Wingdings" w:hint="default"/>
      </w:rPr>
    </w:lvl>
    <w:lvl w:ilvl="3" w:tplc="BD141738">
      <w:start w:val="1"/>
      <w:numFmt w:val="bullet"/>
      <w:lvlText w:val=""/>
      <w:lvlJc w:val="left"/>
      <w:pPr>
        <w:ind w:left="2880" w:hanging="360"/>
      </w:pPr>
      <w:rPr>
        <w:rFonts w:ascii="Symbol" w:hAnsi="Symbol" w:hint="default"/>
      </w:rPr>
    </w:lvl>
    <w:lvl w:ilvl="4" w:tplc="0C707016">
      <w:start w:val="1"/>
      <w:numFmt w:val="bullet"/>
      <w:lvlText w:val="o"/>
      <w:lvlJc w:val="left"/>
      <w:pPr>
        <w:ind w:left="3600" w:hanging="360"/>
      </w:pPr>
      <w:rPr>
        <w:rFonts w:ascii="Courier New" w:hAnsi="Courier New" w:hint="default"/>
      </w:rPr>
    </w:lvl>
    <w:lvl w:ilvl="5" w:tplc="9DD6A736">
      <w:start w:val="1"/>
      <w:numFmt w:val="bullet"/>
      <w:lvlText w:val=""/>
      <w:lvlJc w:val="left"/>
      <w:pPr>
        <w:ind w:left="4320" w:hanging="360"/>
      </w:pPr>
      <w:rPr>
        <w:rFonts w:ascii="Wingdings" w:hAnsi="Wingdings" w:hint="default"/>
      </w:rPr>
    </w:lvl>
    <w:lvl w:ilvl="6" w:tplc="4C9C609A">
      <w:start w:val="1"/>
      <w:numFmt w:val="bullet"/>
      <w:lvlText w:val=""/>
      <w:lvlJc w:val="left"/>
      <w:pPr>
        <w:ind w:left="5040" w:hanging="360"/>
      </w:pPr>
      <w:rPr>
        <w:rFonts w:ascii="Symbol" w:hAnsi="Symbol" w:hint="default"/>
      </w:rPr>
    </w:lvl>
    <w:lvl w:ilvl="7" w:tplc="87928770">
      <w:start w:val="1"/>
      <w:numFmt w:val="bullet"/>
      <w:lvlText w:val="o"/>
      <w:lvlJc w:val="left"/>
      <w:pPr>
        <w:ind w:left="5760" w:hanging="360"/>
      </w:pPr>
      <w:rPr>
        <w:rFonts w:ascii="Courier New" w:hAnsi="Courier New" w:hint="default"/>
      </w:rPr>
    </w:lvl>
    <w:lvl w:ilvl="8" w:tplc="35740936">
      <w:start w:val="1"/>
      <w:numFmt w:val="bullet"/>
      <w:lvlText w:val=""/>
      <w:lvlJc w:val="left"/>
      <w:pPr>
        <w:ind w:left="6480" w:hanging="360"/>
      </w:pPr>
      <w:rPr>
        <w:rFonts w:ascii="Wingdings" w:hAnsi="Wingdings" w:hint="default"/>
      </w:rPr>
    </w:lvl>
  </w:abstractNum>
  <w:abstractNum w:abstractNumId="18" w15:restartNumberingAfterBreak="0">
    <w:nsid w:val="17FE327D"/>
    <w:multiLevelType w:val="multilevel"/>
    <w:tmpl w:val="92B81006"/>
    <w:lvl w:ilvl="0">
      <w:start w:val="1"/>
      <w:numFmt w:val="decimal"/>
      <w:lvlText w:val="%1."/>
      <w:lvlJc w:val="left"/>
      <w:pPr>
        <w:tabs>
          <w:tab w:val="num" w:pos="720"/>
        </w:tabs>
        <w:ind w:left="720" w:hanging="360"/>
      </w:pPr>
      <w:rPr>
        <w:color w:val="auto"/>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D6B39C1"/>
    <w:multiLevelType w:val="multilevel"/>
    <w:tmpl w:val="C824A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E0BB2BD"/>
    <w:multiLevelType w:val="multilevel"/>
    <w:tmpl w:val="811EB9B0"/>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21" w15:restartNumberingAfterBreak="0">
    <w:nsid w:val="1FFA793B"/>
    <w:multiLevelType w:val="multilevel"/>
    <w:tmpl w:val="C824A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66C0267"/>
    <w:multiLevelType w:val="hybridMultilevel"/>
    <w:tmpl w:val="8D243FC4"/>
    <w:lvl w:ilvl="0" w:tplc="C70E1984">
      <w:start w:val="1"/>
      <w:numFmt w:val="bullet"/>
      <w:lvlText w:val=""/>
      <w:lvlJc w:val="left"/>
      <w:pPr>
        <w:ind w:left="720" w:hanging="360"/>
      </w:pPr>
      <w:rPr>
        <w:rFonts w:ascii="Symbol" w:hAnsi="Symbol" w:hint="default"/>
      </w:rPr>
    </w:lvl>
    <w:lvl w:ilvl="1" w:tplc="538CAF70">
      <w:start w:val="1"/>
      <w:numFmt w:val="bullet"/>
      <w:lvlText w:val="o"/>
      <w:lvlJc w:val="left"/>
      <w:pPr>
        <w:ind w:left="1440" w:hanging="360"/>
      </w:pPr>
      <w:rPr>
        <w:rFonts w:ascii="Courier New" w:hAnsi="Courier New" w:hint="default"/>
      </w:rPr>
    </w:lvl>
    <w:lvl w:ilvl="2" w:tplc="FF62E310">
      <w:start w:val="1"/>
      <w:numFmt w:val="bullet"/>
      <w:lvlText w:val=""/>
      <w:lvlJc w:val="left"/>
      <w:pPr>
        <w:ind w:left="2160" w:hanging="360"/>
      </w:pPr>
      <w:rPr>
        <w:rFonts w:ascii="Wingdings" w:hAnsi="Wingdings" w:hint="default"/>
      </w:rPr>
    </w:lvl>
    <w:lvl w:ilvl="3" w:tplc="5B3ED2B0">
      <w:start w:val="1"/>
      <w:numFmt w:val="bullet"/>
      <w:lvlText w:val=""/>
      <w:lvlJc w:val="left"/>
      <w:pPr>
        <w:ind w:left="2880" w:hanging="360"/>
      </w:pPr>
      <w:rPr>
        <w:rFonts w:ascii="Symbol" w:hAnsi="Symbol" w:hint="default"/>
      </w:rPr>
    </w:lvl>
    <w:lvl w:ilvl="4" w:tplc="33A6C6B0">
      <w:start w:val="1"/>
      <w:numFmt w:val="bullet"/>
      <w:lvlText w:val="o"/>
      <w:lvlJc w:val="left"/>
      <w:pPr>
        <w:ind w:left="3600" w:hanging="360"/>
      </w:pPr>
      <w:rPr>
        <w:rFonts w:ascii="Courier New" w:hAnsi="Courier New" w:hint="default"/>
      </w:rPr>
    </w:lvl>
    <w:lvl w:ilvl="5" w:tplc="F3D4B07E">
      <w:start w:val="1"/>
      <w:numFmt w:val="bullet"/>
      <w:lvlText w:val=""/>
      <w:lvlJc w:val="left"/>
      <w:pPr>
        <w:ind w:left="4320" w:hanging="360"/>
      </w:pPr>
      <w:rPr>
        <w:rFonts w:ascii="Wingdings" w:hAnsi="Wingdings" w:hint="default"/>
      </w:rPr>
    </w:lvl>
    <w:lvl w:ilvl="6" w:tplc="53A8ED98">
      <w:start w:val="1"/>
      <w:numFmt w:val="bullet"/>
      <w:lvlText w:val=""/>
      <w:lvlJc w:val="left"/>
      <w:pPr>
        <w:ind w:left="5040" w:hanging="360"/>
      </w:pPr>
      <w:rPr>
        <w:rFonts w:ascii="Symbol" w:hAnsi="Symbol" w:hint="default"/>
      </w:rPr>
    </w:lvl>
    <w:lvl w:ilvl="7" w:tplc="60CCDB4E">
      <w:start w:val="1"/>
      <w:numFmt w:val="bullet"/>
      <w:lvlText w:val="o"/>
      <w:lvlJc w:val="left"/>
      <w:pPr>
        <w:ind w:left="5760" w:hanging="360"/>
      </w:pPr>
      <w:rPr>
        <w:rFonts w:ascii="Courier New" w:hAnsi="Courier New" w:hint="default"/>
      </w:rPr>
    </w:lvl>
    <w:lvl w:ilvl="8" w:tplc="C604FA36">
      <w:start w:val="1"/>
      <w:numFmt w:val="bullet"/>
      <w:lvlText w:val=""/>
      <w:lvlJc w:val="left"/>
      <w:pPr>
        <w:ind w:left="6480" w:hanging="360"/>
      </w:pPr>
      <w:rPr>
        <w:rFonts w:ascii="Wingdings" w:hAnsi="Wingdings" w:hint="default"/>
      </w:rPr>
    </w:lvl>
  </w:abstractNum>
  <w:abstractNum w:abstractNumId="23" w15:restartNumberingAfterBreak="0">
    <w:nsid w:val="26A07B8B"/>
    <w:multiLevelType w:val="multilevel"/>
    <w:tmpl w:val="96E8CB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6F82BA6"/>
    <w:multiLevelType w:val="multilevel"/>
    <w:tmpl w:val="804ED9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7F170DF"/>
    <w:multiLevelType w:val="multilevel"/>
    <w:tmpl w:val="B80C4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9F051FB"/>
    <w:multiLevelType w:val="hybridMultilevel"/>
    <w:tmpl w:val="FFFFFFFF"/>
    <w:lvl w:ilvl="0" w:tplc="3EF4A0DC">
      <w:start w:val="1"/>
      <w:numFmt w:val="bullet"/>
      <w:lvlText w:val=""/>
      <w:lvlJc w:val="left"/>
      <w:pPr>
        <w:ind w:left="720" w:hanging="360"/>
      </w:pPr>
      <w:rPr>
        <w:rFonts w:ascii="Symbol" w:hAnsi="Symbol" w:hint="default"/>
      </w:rPr>
    </w:lvl>
    <w:lvl w:ilvl="1" w:tplc="7F08E980">
      <w:start w:val="1"/>
      <w:numFmt w:val="bullet"/>
      <w:lvlText w:val="o"/>
      <w:lvlJc w:val="left"/>
      <w:pPr>
        <w:ind w:left="1440" w:hanging="360"/>
      </w:pPr>
      <w:rPr>
        <w:rFonts w:ascii="Courier New" w:hAnsi="Courier New" w:hint="default"/>
      </w:rPr>
    </w:lvl>
    <w:lvl w:ilvl="2" w:tplc="7A105540">
      <w:start w:val="1"/>
      <w:numFmt w:val="bullet"/>
      <w:lvlText w:val=""/>
      <w:lvlJc w:val="left"/>
      <w:pPr>
        <w:ind w:left="2160" w:hanging="360"/>
      </w:pPr>
      <w:rPr>
        <w:rFonts w:ascii="Wingdings" w:hAnsi="Wingdings" w:hint="default"/>
      </w:rPr>
    </w:lvl>
    <w:lvl w:ilvl="3" w:tplc="D1B0D5B8">
      <w:start w:val="1"/>
      <w:numFmt w:val="bullet"/>
      <w:lvlText w:val=""/>
      <w:lvlJc w:val="left"/>
      <w:pPr>
        <w:ind w:left="2880" w:hanging="360"/>
      </w:pPr>
      <w:rPr>
        <w:rFonts w:ascii="Symbol" w:hAnsi="Symbol" w:hint="default"/>
      </w:rPr>
    </w:lvl>
    <w:lvl w:ilvl="4" w:tplc="AC70D84A">
      <w:start w:val="1"/>
      <w:numFmt w:val="bullet"/>
      <w:lvlText w:val="o"/>
      <w:lvlJc w:val="left"/>
      <w:pPr>
        <w:ind w:left="3600" w:hanging="360"/>
      </w:pPr>
      <w:rPr>
        <w:rFonts w:ascii="Courier New" w:hAnsi="Courier New" w:hint="default"/>
      </w:rPr>
    </w:lvl>
    <w:lvl w:ilvl="5" w:tplc="3E8E36CA">
      <w:start w:val="1"/>
      <w:numFmt w:val="bullet"/>
      <w:lvlText w:val=""/>
      <w:lvlJc w:val="left"/>
      <w:pPr>
        <w:ind w:left="4320" w:hanging="360"/>
      </w:pPr>
      <w:rPr>
        <w:rFonts w:ascii="Wingdings" w:hAnsi="Wingdings" w:hint="default"/>
      </w:rPr>
    </w:lvl>
    <w:lvl w:ilvl="6" w:tplc="3650E2BA">
      <w:start w:val="1"/>
      <w:numFmt w:val="bullet"/>
      <w:lvlText w:val=""/>
      <w:lvlJc w:val="left"/>
      <w:pPr>
        <w:ind w:left="5040" w:hanging="360"/>
      </w:pPr>
      <w:rPr>
        <w:rFonts w:ascii="Symbol" w:hAnsi="Symbol" w:hint="default"/>
      </w:rPr>
    </w:lvl>
    <w:lvl w:ilvl="7" w:tplc="7640E3F0">
      <w:start w:val="1"/>
      <w:numFmt w:val="bullet"/>
      <w:lvlText w:val="o"/>
      <w:lvlJc w:val="left"/>
      <w:pPr>
        <w:ind w:left="5760" w:hanging="360"/>
      </w:pPr>
      <w:rPr>
        <w:rFonts w:ascii="Courier New" w:hAnsi="Courier New" w:hint="default"/>
      </w:rPr>
    </w:lvl>
    <w:lvl w:ilvl="8" w:tplc="F69C84C2">
      <w:start w:val="1"/>
      <w:numFmt w:val="bullet"/>
      <w:lvlText w:val=""/>
      <w:lvlJc w:val="left"/>
      <w:pPr>
        <w:ind w:left="6480" w:hanging="360"/>
      </w:pPr>
      <w:rPr>
        <w:rFonts w:ascii="Wingdings" w:hAnsi="Wingdings" w:hint="default"/>
      </w:rPr>
    </w:lvl>
  </w:abstractNum>
  <w:abstractNum w:abstractNumId="27" w15:restartNumberingAfterBreak="0">
    <w:nsid w:val="29F425B6"/>
    <w:multiLevelType w:val="multilevel"/>
    <w:tmpl w:val="0B540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AF46919"/>
    <w:multiLevelType w:val="multilevel"/>
    <w:tmpl w:val="5AD6275A"/>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29" w15:restartNumberingAfterBreak="0">
    <w:nsid w:val="2F2607F1"/>
    <w:multiLevelType w:val="multilevel"/>
    <w:tmpl w:val="C824AF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F7B4A8F"/>
    <w:multiLevelType w:val="multilevel"/>
    <w:tmpl w:val="0B540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FAEFF5B"/>
    <w:multiLevelType w:val="multilevel"/>
    <w:tmpl w:val="FFFFFFFF"/>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32" w15:restartNumberingAfterBreak="0">
    <w:nsid w:val="32009708"/>
    <w:multiLevelType w:val="multilevel"/>
    <w:tmpl w:val="FFFFFFFF"/>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33" w15:restartNumberingAfterBreak="0">
    <w:nsid w:val="3347EB2F"/>
    <w:multiLevelType w:val="hybridMultilevel"/>
    <w:tmpl w:val="FFFFFFFF"/>
    <w:lvl w:ilvl="0" w:tplc="40A0A352">
      <w:start w:val="1"/>
      <w:numFmt w:val="bullet"/>
      <w:lvlText w:val=""/>
      <w:lvlJc w:val="left"/>
      <w:pPr>
        <w:ind w:left="720" w:hanging="360"/>
      </w:pPr>
      <w:rPr>
        <w:rFonts w:ascii="Symbol" w:hAnsi="Symbol" w:hint="default"/>
      </w:rPr>
    </w:lvl>
    <w:lvl w:ilvl="1" w:tplc="FE9E889E">
      <w:start w:val="1"/>
      <w:numFmt w:val="bullet"/>
      <w:lvlText w:val="o"/>
      <w:lvlJc w:val="left"/>
      <w:pPr>
        <w:ind w:left="1440" w:hanging="360"/>
      </w:pPr>
      <w:rPr>
        <w:rFonts w:ascii="Courier New" w:hAnsi="Courier New" w:hint="default"/>
      </w:rPr>
    </w:lvl>
    <w:lvl w:ilvl="2" w:tplc="97120A3A">
      <w:start w:val="1"/>
      <w:numFmt w:val="bullet"/>
      <w:lvlText w:val=""/>
      <w:lvlJc w:val="left"/>
      <w:pPr>
        <w:ind w:left="2160" w:hanging="360"/>
      </w:pPr>
      <w:rPr>
        <w:rFonts w:ascii="Wingdings" w:hAnsi="Wingdings" w:hint="default"/>
      </w:rPr>
    </w:lvl>
    <w:lvl w:ilvl="3" w:tplc="D3C024B0">
      <w:start w:val="1"/>
      <w:numFmt w:val="bullet"/>
      <w:lvlText w:val=""/>
      <w:lvlJc w:val="left"/>
      <w:pPr>
        <w:ind w:left="2880" w:hanging="360"/>
      </w:pPr>
      <w:rPr>
        <w:rFonts w:ascii="Symbol" w:hAnsi="Symbol" w:hint="default"/>
      </w:rPr>
    </w:lvl>
    <w:lvl w:ilvl="4" w:tplc="D75C72E8">
      <w:start w:val="1"/>
      <w:numFmt w:val="bullet"/>
      <w:lvlText w:val="o"/>
      <w:lvlJc w:val="left"/>
      <w:pPr>
        <w:ind w:left="3600" w:hanging="360"/>
      </w:pPr>
      <w:rPr>
        <w:rFonts w:ascii="Courier New" w:hAnsi="Courier New" w:hint="default"/>
      </w:rPr>
    </w:lvl>
    <w:lvl w:ilvl="5" w:tplc="BABE9654">
      <w:start w:val="1"/>
      <w:numFmt w:val="bullet"/>
      <w:lvlText w:val=""/>
      <w:lvlJc w:val="left"/>
      <w:pPr>
        <w:ind w:left="4320" w:hanging="360"/>
      </w:pPr>
      <w:rPr>
        <w:rFonts w:ascii="Wingdings" w:hAnsi="Wingdings" w:hint="default"/>
      </w:rPr>
    </w:lvl>
    <w:lvl w:ilvl="6" w:tplc="9AB2333E">
      <w:start w:val="1"/>
      <w:numFmt w:val="bullet"/>
      <w:lvlText w:val=""/>
      <w:lvlJc w:val="left"/>
      <w:pPr>
        <w:ind w:left="5040" w:hanging="360"/>
      </w:pPr>
      <w:rPr>
        <w:rFonts w:ascii="Symbol" w:hAnsi="Symbol" w:hint="default"/>
      </w:rPr>
    </w:lvl>
    <w:lvl w:ilvl="7" w:tplc="1D884972">
      <w:start w:val="1"/>
      <w:numFmt w:val="bullet"/>
      <w:lvlText w:val="o"/>
      <w:lvlJc w:val="left"/>
      <w:pPr>
        <w:ind w:left="5760" w:hanging="360"/>
      </w:pPr>
      <w:rPr>
        <w:rFonts w:ascii="Courier New" w:hAnsi="Courier New" w:hint="default"/>
      </w:rPr>
    </w:lvl>
    <w:lvl w:ilvl="8" w:tplc="1D50D2C6">
      <w:start w:val="1"/>
      <w:numFmt w:val="bullet"/>
      <w:lvlText w:val=""/>
      <w:lvlJc w:val="left"/>
      <w:pPr>
        <w:ind w:left="6480" w:hanging="360"/>
      </w:pPr>
      <w:rPr>
        <w:rFonts w:ascii="Wingdings" w:hAnsi="Wingdings" w:hint="default"/>
      </w:rPr>
    </w:lvl>
  </w:abstractNum>
  <w:abstractNum w:abstractNumId="34" w15:restartNumberingAfterBreak="0">
    <w:nsid w:val="33C4025F"/>
    <w:multiLevelType w:val="multilevel"/>
    <w:tmpl w:val="583A3200"/>
    <w:lvl w:ilvl="0">
      <w:start w:val="1"/>
      <w:numFmt w:val="bullet"/>
      <w:lvlText w:val=""/>
      <w:lvlJc w:val="left"/>
      <w:pPr>
        <w:ind w:left="720" w:hanging="360"/>
      </w:pPr>
      <w:rPr>
        <w:rFonts w:ascii="Symbol" w:hAnsi="Symbol" w:hint="default"/>
      </w:rPr>
    </w:lvl>
    <w:lvl w:ilvl="1">
      <w:start w:val="1"/>
      <w:numFmt w:val="decimal"/>
      <w:lvlText w:val="%1.%2."/>
      <w:lvlJc w:val="left"/>
      <w:pPr>
        <w:ind w:left="1440" w:hanging="360"/>
      </w:pPr>
    </w:lvl>
    <w:lvl w:ilvl="2">
      <w:start w:val="1"/>
      <w:numFmt w:val="decimal"/>
      <w:lvlText w:val="%1.%2.%3."/>
      <w:lvlJc w:val="left"/>
      <w:pPr>
        <w:ind w:left="2160" w:hanging="36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36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360"/>
      </w:pPr>
    </w:lvl>
  </w:abstractNum>
  <w:abstractNum w:abstractNumId="35" w15:restartNumberingAfterBreak="0">
    <w:nsid w:val="34C8A2B1"/>
    <w:multiLevelType w:val="hybridMultilevel"/>
    <w:tmpl w:val="FFFFFFFF"/>
    <w:lvl w:ilvl="0" w:tplc="E9B2D756">
      <w:start w:val="1"/>
      <w:numFmt w:val="bullet"/>
      <w:lvlText w:val=""/>
      <w:lvlJc w:val="left"/>
      <w:pPr>
        <w:ind w:left="720" w:hanging="360"/>
      </w:pPr>
      <w:rPr>
        <w:rFonts w:ascii="Symbol" w:hAnsi="Symbol" w:hint="default"/>
      </w:rPr>
    </w:lvl>
    <w:lvl w:ilvl="1" w:tplc="9ABEF176">
      <w:start w:val="1"/>
      <w:numFmt w:val="bullet"/>
      <w:lvlText w:val="o"/>
      <w:lvlJc w:val="left"/>
      <w:pPr>
        <w:ind w:left="1440" w:hanging="360"/>
      </w:pPr>
      <w:rPr>
        <w:rFonts w:ascii="Courier New" w:hAnsi="Courier New" w:hint="default"/>
      </w:rPr>
    </w:lvl>
    <w:lvl w:ilvl="2" w:tplc="F34077AC">
      <w:start w:val="1"/>
      <w:numFmt w:val="bullet"/>
      <w:lvlText w:val=""/>
      <w:lvlJc w:val="left"/>
      <w:pPr>
        <w:ind w:left="2160" w:hanging="360"/>
      </w:pPr>
      <w:rPr>
        <w:rFonts w:ascii="Wingdings" w:hAnsi="Wingdings" w:hint="default"/>
      </w:rPr>
    </w:lvl>
    <w:lvl w:ilvl="3" w:tplc="9638844A">
      <w:start w:val="1"/>
      <w:numFmt w:val="bullet"/>
      <w:lvlText w:val=""/>
      <w:lvlJc w:val="left"/>
      <w:pPr>
        <w:ind w:left="2880" w:hanging="360"/>
      </w:pPr>
      <w:rPr>
        <w:rFonts w:ascii="Symbol" w:hAnsi="Symbol" w:hint="default"/>
      </w:rPr>
    </w:lvl>
    <w:lvl w:ilvl="4" w:tplc="9D76626E">
      <w:start w:val="1"/>
      <w:numFmt w:val="bullet"/>
      <w:lvlText w:val="o"/>
      <w:lvlJc w:val="left"/>
      <w:pPr>
        <w:ind w:left="3600" w:hanging="360"/>
      </w:pPr>
      <w:rPr>
        <w:rFonts w:ascii="Courier New" w:hAnsi="Courier New" w:hint="default"/>
      </w:rPr>
    </w:lvl>
    <w:lvl w:ilvl="5" w:tplc="A33CE6C2">
      <w:start w:val="1"/>
      <w:numFmt w:val="bullet"/>
      <w:lvlText w:val=""/>
      <w:lvlJc w:val="left"/>
      <w:pPr>
        <w:ind w:left="4320" w:hanging="360"/>
      </w:pPr>
      <w:rPr>
        <w:rFonts w:ascii="Wingdings" w:hAnsi="Wingdings" w:hint="default"/>
      </w:rPr>
    </w:lvl>
    <w:lvl w:ilvl="6" w:tplc="56C080CC">
      <w:start w:val="1"/>
      <w:numFmt w:val="bullet"/>
      <w:lvlText w:val=""/>
      <w:lvlJc w:val="left"/>
      <w:pPr>
        <w:ind w:left="5040" w:hanging="360"/>
      </w:pPr>
      <w:rPr>
        <w:rFonts w:ascii="Symbol" w:hAnsi="Symbol" w:hint="default"/>
      </w:rPr>
    </w:lvl>
    <w:lvl w:ilvl="7" w:tplc="75522DBC">
      <w:start w:val="1"/>
      <w:numFmt w:val="bullet"/>
      <w:lvlText w:val="o"/>
      <w:lvlJc w:val="left"/>
      <w:pPr>
        <w:ind w:left="5760" w:hanging="360"/>
      </w:pPr>
      <w:rPr>
        <w:rFonts w:ascii="Courier New" w:hAnsi="Courier New" w:hint="default"/>
      </w:rPr>
    </w:lvl>
    <w:lvl w:ilvl="8" w:tplc="0E683116">
      <w:start w:val="1"/>
      <w:numFmt w:val="bullet"/>
      <w:lvlText w:val=""/>
      <w:lvlJc w:val="left"/>
      <w:pPr>
        <w:ind w:left="6480" w:hanging="360"/>
      </w:pPr>
      <w:rPr>
        <w:rFonts w:ascii="Wingdings" w:hAnsi="Wingdings" w:hint="default"/>
      </w:rPr>
    </w:lvl>
  </w:abstractNum>
  <w:abstractNum w:abstractNumId="36" w15:restartNumberingAfterBreak="0">
    <w:nsid w:val="34E0A956"/>
    <w:multiLevelType w:val="hybridMultilevel"/>
    <w:tmpl w:val="FFFFFFFF"/>
    <w:lvl w:ilvl="0" w:tplc="F8F447AC">
      <w:start w:val="1"/>
      <w:numFmt w:val="bullet"/>
      <w:lvlText w:val=""/>
      <w:lvlJc w:val="left"/>
      <w:pPr>
        <w:ind w:left="1080" w:hanging="360"/>
      </w:pPr>
      <w:rPr>
        <w:rFonts w:ascii="Symbol" w:hAnsi="Symbol" w:hint="default"/>
      </w:rPr>
    </w:lvl>
    <w:lvl w:ilvl="1" w:tplc="0B7AB666">
      <w:start w:val="1"/>
      <w:numFmt w:val="bullet"/>
      <w:lvlText w:val="o"/>
      <w:lvlJc w:val="left"/>
      <w:pPr>
        <w:ind w:left="1800" w:hanging="360"/>
      </w:pPr>
      <w:rPr>
        <w:rFonts w:ascii="Courier New" w:hAnsi="Courier New" w:hint="default"/>
      </w:rPr>
    </w:lvl>
    <w:lvl w:ilvl="2" w:tplc="0B003B78">
      <w:start w:val="1"/>
      <w:numFmt w:val="bullet"/>
      <w:lvlText w:val=""/>
      <w:lvlJc w:val="left"/>
      <w:pPr>
        <w:ind w:left="2520" w:hanging="360"/>
      </w:pPr>
      <w:rPr>
        <w:rFonts w:ascii="Wingdings" w:hAnsi="Wingdings" w:hint="default"/>
      </w:rPr>
    </w:lvl>
    <w:lvl w:ilvl="3" w:tplc="D8582E9A">
      <w:start w:val="1"/>
      <w:numFmt w:val="bullet"/>
      <w:lvlText w:val=""/>
      <w:lvlJc w:val="left"/>
      <w:pPr>
        <w:ind w:left="3240" w:hanging="360"/>
      </w:pPr>
      <w:rPr>
        <w:rFonts w:ascii="Symbol" w:hAnsi="Symbol" w:hint="default"/>
      </w:rPr>
    </w:lvl>
    <w:lvl w:ilvl="4" w:tplc="4F92E80A">
      <w:start w:val="1"/>
      <w:numFmt w:val="bullet"/>
      <w:lvlText w:val="o"/>
      <w:lvlJc w:val="left"/>
      <w:pPr>
        <w:ind w:left="3960" w:hanging="360"/>
      </w:pPr>
      <w:rPr>
        <w:rFonts w:ascii="Courier New" w:hAnsi="Courier New" w:hint="default"/>
      </w:rPr>
    </w:lvl>
    <w:lvl w:ilvl="5" w:tplc="4D0C4D82">
      <w:start w:val="1"/>
      <w:numFmt w:val="bullet"/>
      <w:lvlText w:val=""/>
      <w:lvlJc w:val="left"/>
      <w:pPr>
        <w:ind w:left="4680" w:hanging="360"/>
      </w:pPr>
      <w:rPr>
        <w:rFonts w:ascii="Wingdings" w:hAnsi="Wingdings" w:hint="default"/>
      </w:rPr>
    </w:lvl>
    <w:lvl w:ilvl="6" w:tplc="07628CD4">
      <w:start w:val="1"/>
      <w:numFmt w:val="bullet"/>
      <w:lvlText w:val=""/>
      <w:lvlJc w:val="left"/>
      <w:pPr>
        <w:ind w:left="5400" w:hanging="360"/>
      </w:pPr>
      <w:rPr>
        <w:rFonts w:ascii="Symbol" w:hAnsi="Symbol" w:hint="default"/>
      </w:rPr>
    </w:lvl>
    <w:lvl w:ilvl="7" w:tplc="4C1AD614">
      <w:start w:val="1"/>
      <w:numFmt w:val="bullet"/>
      <w:lvlText w:val="o"/>
      <w:lvlJc w:val="left"/>
      <w:pPr>
        <w:ind w:left="6120" w:hanging="360"/>
      </w:pPr>
      <w:rPr>
        <w:rFonts w:ascii="Courier New" w:hAnsi="Courier New" w:hint="default"/>
      </w:rPr>
    </w:lvl>
    <w:lvl w:ilvl="8" w:tplc="6638D5AA">
      <w:start w:val="1"/>
      <w:numFmt w:val="bullet"/>
      <w:lvlText w:val=""/>
      <w:lvlJc w:val="left"/>
      <w:pPr>
        <w:ind w:left="6840" w:hanging="360"/>
      </w:pPr>
      <w:rPr>
        <w:rFonts w:ascii="Wingdings" w:hAnsi="Wingdings" w:hint="default"/>
      </w:rPr>
    </w:lvl>
  </w:abstractNum>
  <w:abstractNum w:abstractNumId="37" w15:restartNumberingAfterBreak="0">
    <w:nsid w:val="380428CC"/>
    <w:multiLevelType w:val="multilevel"/>
    <w:tmpl w:val="8E340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A3E1E93"/>
    <w:multiLevelType w:val="multilevel"/>
    <w:tmpl w:val="C824A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49D79FA"/>
    <w:multiLevelType w:val="hybridMultilevel"/>
    <w:tmpl w:val="5CB63312"/>
    <w:lvl w:ilvl="0" w:tplc="C4AC789C">
      <w:start w:val="1"/>
      <w:numFmt w:val="bullet"/>
      <w:lvlText w:val=""/>
      <w:lvlJc w:val="left"/>
      <w:pPr>
        <w:ind w:left="720" w:hanging="360"/>
      </w:pPr>
      <w:rPr>
        <w:rFonts w:ascii="Symbol" w:hAnsi="Symbol" w:hint="default"/>
      </w:rPr>
    </w:lvl>
    <w:lvl w:ilvl="1" w:tplc="72A22AE2">
      <w:start w:val="1"/>
      <w:numFmt w:val="bullet"/>
      <w:lvlText w:val="o"/>
      <w:lvlJc w:val="left"/>
      <w:pPr>
        <w:ind w:left="1440" w:hanging="360"/>
      </w:pPr>
      <w:rPr>
        <w:rFonts w:ascii="Courier New" w:hAnsi="Courier New" w:hint="default"/>
      </w:rPr>
    </w:lvl>
    <w:lvl w:ilvl="2" w:tplc="79D42C1E">
      <w:start w:val="1"/>
      <w:numFmt w:val="bullet"/>
      <w:lvlText w:val=""/>
      <w:lvlJc w:val="left"/>
      <w:pPr>
        <w:ind w:left="2160" w:hanging="360"/>
      </w:pPr>
      <w:rPr>
        <w:rFonts w:ascii="Wingdings" w:hAnsi="Wingdings" w:hint="default"/>
      </w:rPr>
    </w:lvl>
    <w:lvl w:ilvl="3" w:tplc="F228A51E">
      <w:start w:val="1"/>
      <w:numFmt w:val="bullet"/>
      <w:lvlText w:val=""/>
      <w:lvlJc w:val="left"/>
      <w:pPr>
        <w:ind w:left="2880" w:hanging="360"/>
      </w:pPr>
      <w:rPr>
        <w:rFonts w:ascii="Symbol" w:hAnsi="Symbol" w:hint="default"/>
      </w:rPr>
    </w:lvl>
    <w:lvl w:ilvl="4" w:tplc="D8C0CEFE">
      <w:start w:val="1"/>
      <w:numFmt w:val="bullet"/>
      <w:lvlText w:val="o"/>
      <w:lvlJc w:val="left"/>
      <w:pPr>
        <w:ind w:left="3600" w:hanging="360"/>
      </w:pPr>
      <w:rPr>
        <w:rFonts w:ascii="Courier New" w:hAnsi="Courier New" w:hint="default"/>
      </w:rPr>
    </w:lvl>
    <w:lvl w:ilvl="5" w:tplc="68DC20B8">
      <w:start w:val="1"/>
      <w:numFmt w:val="bullet"/>
      <w:lvlText w:val=""/>
      <w:lvlJc w:val="left"/>
      <w:pPr>
        <w:ind w:left="4320" w:hanging="360"/>
      </w:pPr>
      <w:rPr>
        <w:rFonts w:ascii="Wingdings" w:hAnsi="Wingdings" w:hint="default"/>
      </w:rPr>
    </w:lvl>
    <w:lvl w:ilvl="6" w:tplc="751421CE">
      <w:start w:val="1"/>
      <w:numFmt w:val="bullet"/>
      <w:lvlText w:val=""/>
      <w:lvlJc w:val="left"/>
      <w:pPr>
        <w:ind w:left="5040" w:hanging="360"/>
      </w:pPr>
      <w:rPr>
        <w:rFonts w:ascii="Symbol" w:hAnsi="Symbol" w:hint="default"/>
      </w:rPr>
    </w:lvl>
    <w:lvl w:ilvl="7" w:tplc="366632A4">
      <w:start w:val="1"/>
      <w:numFmt w:val="bullet"/>
      <w:lvlText w:val="o"/>
      <w:lvlJc w:val="left"/>
      <w:pPr>
        <w:ind w:left="5760" w:hanging="360"/>
      </w:pPr>
      <w:rPr>
        <w:rFonts w:ascii="Courier New" w:hAnsi="Courier New" w:hint="default"/>
      </w:rPr>
    </w:lvl>
    <w:lvl w:ilvl="8" w:tplc="131692D6">
      <w:start w:val="1"/>
      <w:numFmt w:val="bullet"/>
      <w:lvlText w:val=""/>
      <w:lvlJc w:val="left"/>
      <w:pPr>
        <w:ind w:left="6480" w:hanging="360"/>
      </w:pPr>
      <w:rPr>
        <w:rFonts w:ascii="Wingdings" w:hAnsi="Wingdings" w:hint="default"/>
      </w:rPr>
    </w:lvl>
  </w:abstractNum>
  <w:abstractNum w:abstractNumId="40" w15:restartNumberingAfterBreak="0">
    <w:nsid w:val="45D121A8"/>
    <w:multiLevelType w:val="hybridMultilevel"/>
    <w:tmpl w:val="FD2E6032"/>
    <w:lvl w:ilvl="0" w:tplc="F6688108">
      <w:start w:val="1"/>
      <w:numFmt w:val="decimal"/>
      <w:lvlText w:val="%1."/>
      <w:lvlJc w:val="left"/>
      <w:pPr>
        <w:ind w:left="720" w:hanging="360"/>
      </w:pPr>
    </w:lvl>
    <w:lvl w:ilvl="1" w:tplc="A2006B7C">
      <w:start w:val="1"/>
      <w:numFmt w:val="lowerLetter"/>
      <w:lvlText w:val="%2."/>
      <w:lvlJc w:val="left"/>
      <w:pPr>
        <w:ind w:left="1440" w:hanging="360"/>
      </w:pPr>
    </w:lvl>
    <w:lvl w:ilvl="2" w:tplc="F3F6D5FC">
      <w:start w:val="1"/>
      <w:numFmt w:val="lowerRoman"/>
      <w:lvlText w:val="%3."/>
      <w:lvlJc w:val="right"/>
      <w:pPr>
        <w:ind w:left="2160" w:hanging="180"/>
      </w:pPr>
    </w:lvl>
    <w:lvl w:ilvl="3" w:tplc="C48CE134">
      <w:start w:val="1"/>
      <w:numFmt w:val="decimal"/>
      <w:lvlText w:val="%4."/>
      <w:lvlJc w:val="left"/>
      <w:pPr>
        <w:ind w:left="2880" w:hanging="360"/>
      </w:pPr>
    </w:lvl>
    <w:lvl w:ilvl="4" w:tplc="2D5C86DC">
      <w:start w:val="1"/>
      <w:numFmt w:val="lowerLetter"/>
      <w:lvlText w:val="%5."/>
      <w:lvlJc w:val="left"/>
      <w:pPr>
        <w:ind w:left="3600" w:hanging="360"/>
      </w:pPr>
    </w:lvl>
    <w:lvl w:ilvl="5" w:tplc="32EE2004">
      <w:start w:val="1"/>
      <w:numFmt w:val="lowerRoman"/>
      <w:lvlText w:val="%6."/>
      <w:lvlJc w:val="right"/>
      <w:pPr>
        <w:ind w:left="4320" w:hanging="180"/>
      </w:pPr>
    </w:lvl>
    <w:lvl w:ilvl="6" w:tplc="854ADAA4">
      <w:start w:val="1"/>
      <w:numFmt w:val="decimal"/>
      <w:lvlText w:val="%7."/>
      <w:lvlJc w:val="left"/>
      <w:pPr>
        <w:ind w:left="5040" w:hanging="360"/>
      </w:pPr>
    </w:lvl>
    <w:lvl w:ilvl="7" w:tplc="676AAEB2">
      <w:start w:val="1"/>
      <w:numFmt w:val="lowerLetter"/>
      <w:lvlText w:val="%8."/>
      <w:lvlJc w:val="left"/>
      <w:pPr>
        <w:ind w:left="5760" w:hanging="360"/>
      </w:pPr>
    </w:lvl>
    <w:lvl w:ilvl="8" w:tplc="55A8878E">
      <w:start w:val="1"/>
      <w:numFmt w:val="lowerRoman"/>
      <w:lvlText w:val="%9."/>
      <w:lvlJc w:val="right"/>
      <w:pPr>
        <w:ind w:left="6480" w:hanging="180"/>
      </w:pPr>
    </w:lvl>
  </w:abstractNum>
  <w:abstractNum w:abstractNumId="41" w15:restartNumberingAfterBreak="0">
    <w:nsid w:val="46BF486C"/>
    <w:multiLevelType w:val="multilevel"/>
    <w:tmpl w:val="C824A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6F025F8"/>
    <w:multiLevelType w:val="hybridMultilevel"/>
    <w:tmpl w:val="C0E0E33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47677FA3"/>
    <w:multiLevelType w:val="hybridMultilevel"/>
    <w:tmpl w:val="8E7A66B4"/>
    <w:lvl w:ilvl="0" w:tplc="61A222D6">
      <w:start w:val="1"/>
      <w:numFmt w:val="bullet"/>
      <w:lvlText w:val=""/>
      <w:lvlJc w:val="left"/>
      <w:pPr>
        <w:ind w:left="720" w:hanging="360"/>
      </w:pPr>
      <w:rPr>
        <w:rFonts w:ascii="Symbol" w:hAnsi="Symbol" w:hint="default"/>
      </w:rPr>
    </w:lvl>
    <w:lvl w:ilvl="1" w:tplc="AF32ACF0">
      <w:start w:val="1"/>
      <w:numFmt w:val="bullet"/>
      <w:lvlText w:val="o"/>
      <w:lvlJc w:val="left"/>
      <w:pPr>
        <w:ind w:left="1440" w:hanging="360"/>
      </w:pPr>
      <w:rPr>
        <w:rFonts w:ascii="Courier New" w:hAnsi="Courier New" w:hint="default"/>
      </w:rPr>
    </w:lvl>
    <w:lvl w:ilvl="2" w:tplc="E0E09B42">
      <w:start w:val="1"/>
      <w:numFmt w:val="bullet"/>
      <w:lvlText w:val=""/>
      <w:lvlJc w:val="left"/>
      <w:pPr>
        <w:ind w:left="2160" w:hanging="360"/>
      </w:pPr>
      <w:rPr>
        <w:rFonts w:ascii="Wingdings" w:hAnsi="Wingdings" w:hint="default"/>
      </w:rPr>
    </w:lvl>
    <w:lvl w:ilvl="3" w:tplc="D6840126">
      <w:start w:val="1"/>
      <w:numFmt w:val="bullet"/>
      <w:lvlText w:val=""/>
      <w:lvlJc w:val="left"/>
      <w:pPr>
        <w:ind w:left="2880" w:hanging="360"/>
      </w:pPr>
      <w:rPr>
        <w:rFonts w:ascii="Symbol" w:hAnsi="Symbol" w:hint="default"/>
      </w:rPr>
    </w:lvl>
    <w:lvl w:ilvl="4" w:tplc="8384C52E">
      <w:start w:val="1"/>
      <w:numFmt w:val="bullet"/>
      <w:lvlText w:val="o"/>
      <w:lvlJc w:val="left"/>
      <w:pPr>
        <w:ind w:left="3600" w:hanging="360"/>
      </w:pPr>
      <w:rPr>
        <w:rFonts w:ascii="Courier New" w:hAnsi="Courier New" w:hint="default"/>
      </w:rPr>
    </w:lvl>
    <w:lvl w:ilvl="5" w:tplc="1780F784">
      <w:start w:val="1"/>
      <w:numFmt w:val="bullet"/>
      <w:lvlText w:val=""/>
      <w:lvlJc w:val="left"/>
      <w:pPr>
        <w:ind w:left="4320" w:hanging="360"/>
      </w:pPr>
      <w:rPr>
        <w:rFonts w:ascii="Wingdings" w:hAnsi="Wingdings" w:hint="default"/>
      </w:rPr>
    </w:lvl>
    <w:lvl w:ilvl="6" w:tplc="47C85618">
      <w:start w:val="1"/>
      <w:numFmt w:val="bullet"/>
      <w:lvlText w:val=""/>
      <w:lvlJc w:val="left"/>
      <w:pPr>
        <w:ind w:left="5040" w:hanging="360"/>
      </w:pPr>
      <w:rPr>
        <w:rFonts w:ascii="Symbol" w:hAnsi="Symbol" w:hint="default"/>
      </w:rPr>
    </w:lvl>
    <w:lvl w:ilvl="7" w:tplc="42B2F88C">
      <w:start w:val="1"/>
      <w:numFmt w:val="bullet"/>
      <w:lvlText w:val="o"/>
      <w:lvlJc w:val="left"/>
      <w:pPr>
        <w:ind w:left="5760" w:hanging="360"/>
      </w:pPr>
      <w:rPr>
        <w:rFonts w:ascii="Courier New" w:hAnsi="Courier New" w:hint="default"/>
      </w:rPr>
    </w:lvl>
    <w:lvl w:ilvl="8" w:tplc="C778E660">
      <w:start w:val="1"/>
      <w:numFmt w:val="bullet"/>
      <w:lvlText w:val=""/>
      <w:lvlJc w:val="left"/>
      <w:pPr>
        <w:ind w:left="6480" w:hanging="360"/>
      </w:pPr>
      <w:rPr>
        <w:rFonts w:ascii="Wingdings" w:hAnsi="Wingdings" w:hint="default"/>
      </w:rPr>
    </w:lvl>
  </w:abstractNum>
  <w:abstractNum w:abstractNumId="44" w15:restartNumberingAfterBreak="0">
    <w:nsid w:val="482A1482"/>
    <w:multiLevelType w:val="hybridMultilevel"/>
    <w:tmpl w:val="445CFA62"/>
    <w:lvl w:ilvl="0" w:tplc="2ECCC3BA">
      <w:start w:val="1"/>
      <w:numFmt w:val="bullet"/>
      <w:lvlText w:val=""/>
      <w:lvlJc w:val="left"/>
      <w:pPr>
        <w:ind w:left="720" w:hanging="360"/>
      </w:pPr>
      <w:rPr>
        <w:rFonts w:ascii="Symbol" w:hAnsi="Symbol" w:hint="default"/>
      </w:rPr>
    </w:lvl>
    <w:lvl w:ilvl="1" w:tplc="54582D26">
      <w:start w:val="1"/>
      <w:numFmt w:val="bullet"/>
      <w:lvlText w:val="o"/>
      <w:lvlJc w:val="left"/>
      <w:pPr>
        <w:ind w:left="1440" w:hanging="360"/>
      </w:pPr>
      <w:rPr>
        <w:rFonts w:ascii="Courier New" w:hAnsi="Courier New" w:hint="default"/>
      </w:rPr>
    </w:lvl>
    <w:lvl w:ilvl="2" w:tplc="55B2106E">
      <w:start w:val="1"/>
      <w:numFmt w:val="bullet"/>
      <w:lvlText w:val=""/>
      <w:lvlJc w:val="left"/>
      <w:pPr>
        <w:ind w:left="2160" w:hanging="360"/>
      </w:pPr>
      <w:rPr>
        <w:rFonts w:ascii="Wingdings" w:hAnsi="Wingdings" w:hint="default"/>
      </w:rPr>
    </w:lvl>
    <w:lvl w:ilvl="3" w:tplc="C6506518">
      <w:start w:val="1"/>
      <w:numFmt w:val="bullet"/>
      <w:lvlText w:val=""/>
      <w:lvlJc w:val="left"/>
      <w:pPr>
        <w:ind w:left="2880" w:hanging="360"/>
      </w:pPr>
      <w:rPr>
        <w:rFonts w:ascii="Symbol" w:hAnsi="Symbol" w:hint="default"/>
      </w:rPr>
    </w:lvl>
    <w:lvl w:ilvl="4" w:tplc="9FA04900">
      <w:start w:val="1"/>
      <w:numFmt w:val="bullet"/>
      <w:lvlText w:val="o"/>
      <w:lvlJc w:val="left"/>
      <w:pPr>
        <w:ind w:left="3600" w:hanging="360"/>
      </w:pPr>
      <w:rPr>
        <w:rFonts w:ascii="Courier New" w:hAnsi="Courier New" w:hint="default"/>
      </w:rPr>
    </w:lvl>
    <w:lvl w:ilvl="5" w:tplc="E3DC1796">
      <w:start w:val="1"/>
      <w:numFmt w:val="bullet"/>
      <w:lvlText w:val=""/>
      <w:lvlJc w:val="left"/>
      <w:pPr>
        <w:ind w:left="4320" w:hanging="360"/>
      </w:pPr>
      <w:rPr>
        <w:rFonts w:ascii="Wingdings" w:hAnsi="Wingdings" w:hint="default"/>
      </w:rPr>
    </w:lvl>
    <w:lvl w:ilvl="6" w:tplc="3CEEE6B4">
      <w:start w:val="1"/>
      <w:numFmt w:val="bullet"/>
      <w:lvlText w:val=""/>
      <w:lvlJc w:val="left"/>
      <w:pPr>
        <w:ind w:left="5040" w:hanging="360"/>
      </w:pPr>
      <w:rPr>
        <w:rFonts w:ascii="Symbol" w:hAnsi="Symbol" w:hint="default"/>
      </w:rPr>
    </w:lvl>
    <w:lvl w:ilvl="7" w:tplc="2878F13E">
      <w:start w:val="1"/>
      <w:numFmt w:val="bullet"/>
      <w:lvlText w:val="o"/>
      <w:lvlJc w:val="left"/>
      <w:pPr>
        <w:ind w:left="5760" w:hanging="360"/>
      </w:pPr>
      <w:rPr>
        <w:rFonts w:ascii="Courier New" w:hAnsi="Courier New" w:hint="default"/>
      </w:rPr>
    </w:lvl>
    <w:lvl w:ilvl="8" w:tplc="9874031E">
      <w:start w:val="1"/>
      <w:numFmt w:val="bullet"/>
      <w:lvlText w:val=""/>
      <w:lvlJc w:val="left"/>
      <w:pPr>
        <w:ind w:left="6480" w:hanging="360"/>
      </w:pPr>
      <w:rPr>
        <w:rFonts w:ascii="Wingdings" w:hAnsi="Wingdings" w:hint="default"/>
      </w:rPr>
    </w:lvl>
  </w:abstractNum>
  <w:abstractNum w:abstractNumId="45" w15:restartNumberingAfterBreak="0">
    <w:nsid w:val="499AD1CB"/>
    <w:multiLevelType w:val="hybridMultilevel"/>
    <w:tmpl w:val="C41C192E"/>
    <w:lvl w:ilvl="0" w:tplc="387C4606">
      <w:start w:val="1"/>
      <w:numFmt w:val="bullet"/>
      <w:lvlText w:val=""/>
      <w:lvlJc w:val="left"/>
      <w:pPr>
        <w:ind w:left="720" w:hanging="360"/>
      </w:pPr>
      <w:rPr>
        <w:rFonts w:ascii="Symbol" w:hAnsi="Symbol" w:hint="default"/>
      </w:rPr>
    </w:lvl>
    <w:lvl w:ilvl="1" w:tplc="CB5E6F68">
      <w:start w:val="1"/>
      <w:numFmt w:val="bullet"/>
      <w:lvlText w:val="o"/>
      <w:lvlJc w:val="left"/>
      <w:pPr>
        <w:ind w:left="1440" w:hanging="360"/>
      </w:pPr>
      <w:rPr>
        <w:rFonts w:ascii="Courier New" w:hAnsi="Courier New" w:hint="default"/>
      </w:rPr>
    </w:lvl>
    <w:lvl w:ilvl="2" w:tplc="55F29D50">
      <w:start w:val="1"/>
      <w:numFmt w:val="bullet"/>
      <w:lvlText w:val=""/>
      <w:lvlJc w:val="left"/>
      <w:pPr>
        <w:ind w:left="2160" w:hanging="360"/>
      </w:pPr>
      <w:rPr>
        <w:rFonts w:ascii="Wingdings" w:hAnsi="Wingdings" w:hint="default"/>
      </w:rPr>
    </w:lvl>
    <w:lvl w:ilvl="3" w:tplc="7070064C">
      <w:start w:val="1"/>
      <w:numFmt w:val="bullet"/>
      <w:lvlText w:val=""/>
      <w:lvlJc w:val="left"/>
      <w:pPr>
        <w:ind w:left="2880" w:hanging="360"/>
      </w:pPr>
      <w:rPr>
        <w:rFonts w:ascii="Symbol" w:hAnsi="Symbol" w:hint="default"/>
      </w:rPr>
    </w:lvl>
    <w:lvl w:ilvl="4" w:tplc="D20839CE">
      <w:start w:val="1"/>
      <w:numFmt w:val="bullet"/>
      <w:lvlText w:val="o"/>
      <w:lvlJc w:val="left"/>
      <w:pPr>
        <w:ind w:left="3600" w:hanging="360"/>
      </w:pPr>
      <w:rPr>
        <w:rFonts w:ascii="Courier New" w:hAnsi="Courier New" w:hint="default"/>
      </w:rPr>
    </w:lvl>
    <w:lvl w:ilvl="5" w:tplc="E9D2D2E8">
      <w:start w:val="1"/>
      <w:numFmt w:val="bullet"/>
      <w:lvlText w:val=""/>
      <w:lvlJc w:val="left"/>
      <w:pPr>
        <w:ind w:left="4320" w:hanging="360"/>
      </w:pPr>
      <w:rPr>
        <w:rFonts w:ascii="Wingdings" w:hAnsi="Wingdings" w:hint="default"/>
      </w:rPr>
    </w:lvl>
    <w:lvl w:ilvl="6" w:tplc="A1023630">
      <w:start w:val="1"/>
      <w:numFmt w:val="bullet"/>
      <w:lvlText w:val=""/>
      <w:lvlJc w:val="left"/>
      <w:pPr>
        <w:ind w:left="5040" w:hanging="360"/>
      </w:pPr>
      <w:rPr>
        <w:rFonts w:ascii="Symbol" w:hAnsi="Symbol" w:hint="default"/>
      </w:rPr>
    </w:lvl>
    <w:lvl w:ilvl="7" w:tplc="51720970">
      <w:start w:val="1"/>
      <w:numFmt w:val="bullet"/>
      <w:lvlText w:val="o"/>
      <w:lvlJc w:val="left"/>
      <w:pPr>
        <w:ind w:left="5760" w:hanging="360"/>
      </w:pPr>
      <w:rPr>
        <w:rFonts w:ascii="Courier New" w:hAnsi="Courier New" w:hint="default"/>
      </w:rPr>
    </w:lvl>
    <w:lvl w:ilvl="8" w:tplc="7F02E2E6">
      <w:start w:val="1"/>
      <w:numFmt w:val="bullet"/>
      <w:lvlText w:val=""/>
      <w:lvlJc w:val="left"/>
      <w:pPr>
        <w:ind w:left="6480" w:hanging="360"/>
      </w:pPr>
      <w:rPr>
        <w:rFonts w:ascii="Wingdings" w:hAnsi="Wingdings" w:hint="default"/>
      </w:rPr>
    </w:lvl>
  </w:abstractNum>
  <w:abstractNum w:abstractNumId="46" w15:restartNumberingAfterBreak="0">
    <w:nsid w:val="4AAA2C28"/>
    <w:multiLevelType w:val="hybridMultilevel"/>
    <w:tmpl w:val="FFFFFFFF"/>
    <w:lvl w:ilvl="0" w:tplc="35D2279C">
      <w:start w:val="1"/>
      <w:numFmt w:val="bullet"/>
      <w:lvlText w:val=""/>
      <w:lvlJc w:val="left"/>
      <w:pPr>
        <w:ind w:left="720" w:hanging="360"/>
      </w:pPr>
      <w:rPr>
        <w:rFonts w:ascii="Symbol" w:hAnsi="Symbol" w:hint="default"/>
      </w:rPr>
    </w:lvl>
    <w:lvl w:ilvl="1" w:tplc="F6BAF2F6">
      <w:start w:val="1"/>
      <w:numFmt w:val="bullet"/>
      <w:lvlText w:val="o"/>
      <w:lvlJc w:val="left"/>
      <w:pPr>
        <w:ind w:left="1440" w:hanging="360"/>
      </w:pPr>
      <w:rPr>
        <w:rFonts w:ascii="Courier New" w:hAnsi="Courier New" w:hint="default"/>
      </w:rPr>
    </w:lvl>
    <w:lvl w:ilvl="2" w:tplc="502E467E">
      <w:start w:val="1"/>
      <w:numFmt w:val="bullet"/>
      <w:lvlText w:val=""/>
      <w:lvlJc w:val="left"/>
      <w:pPr>
        <w:ind w:left="2160" w:hanging="360"/>
      </w:pPr>
      <w:rPr>
        <w:rFonts w:ascii="Wingdings" w:hAnsi="Wingdings" w:hint="default"/>
      </w:rPr>
    </w:lvl>
    <w:lvl w:ilvl="3" w:tplc="B60C997E">
      <w:start w:val="1"/>
      <w:numFmt w:val="bullet"/>
      <w:lvlText w:val=""/>
      <w:lvlJc w:val="left"/>
      <w:pPr>
        <w:ind w:left="2880" w:hanging="360"/>
      </w:pPr>
      <w:rPr>
        <w:rFonts w:ascii="Symbol" w:hAnsi="Symbol" w:hint="default"/>
      </w:rPr>
    </w:lvl>
    <w:lvl w:ilvl="4" w:tplc="0EECBFE8">
      <w:start w:val="1"/>
      <w:numFmt w:val="bullet"/>
      <w:lvlText w:val="o"/>
      <w:lvlJc w:val="left"/>
      <w:pPr>
        <w:ind w:left="3600" w:hanging="360"/>
      </w:pPr>
      <w:rPr>
        <w:rFonts w:ascii="Courier New" w:hAnsi="Courier New" w:hint="default"/>
      </w:rPr>
    </w:lvl>
    <w:lvl w:ilvl="5" w:tplc="D076B532">
      <w:start w:val="1"/>
      <w:numFmt w:val="bullet"/>
      <w:lvlText w:val=""/>
      <w:lvlJc w:val="left"/>
      <w:pPr>
        <w:ind w:left="4320" w:hanging="360"/>
      </w:pPr>
      <w:rPr>
        <w:rFonts w:ascii="Wingdings" w:hAnsi="Wingdings" w:hint="default"/>
      </w:rPr>
    </w:lvl>
    <w:lvl w:ilvl="6" w:tplc="F274132C">
      <w:start w:val="1"/>
      <w:numFmt w:val="bullet"/>
      <w:lvlText w:val=""/>
      <w:lvlJc w:val="left"/>
      <w:pPr>
        <w:ind w:left="5040" w:hanging="360"/>
      </w:pPr>
      <w:rPr>
        <w:rFonts w:ascii="Symbol" w:hAnsi="Symbol" w:hint="default"/>
      </w:rPr>
    </w:lvl>
    <w:lvl w:ilvl="7" w:tplc="BEF2029A">
      <w:start w:val="1"/>
      <w:numFmt w:val="bullet"/>
      <w:lvlText w:val="o"/>
      <w:lvlJc w:val="left"/>
      <w:pPr>
        <w:ind w:left="5760" w:hanging="360"/>
      </w:pPr>
      <w:rPr>
        <w:rFonts w:ascii="Courier New" w:hAnsi="Courier New" w:hint="default"/>
      </w:rPr>
    </w:lvl>
    <w:lvl w:ilvl="8" w:tplc="14DC9FE4">
      <w:start w:val="1"/>
      <w:numFmt w:val="bullet"/>
      <w:lvlText w:val=""/>
      <w:lvlJc w:val="left"/>
      <w:pPr>
        <w:ind w:left="6480" w:hanging="360"/>
      </w:pPr>
      <w:rPr>
        <w:rFonts w:ascii="Wingdings" w:hAnsi="Wingdings" w:hint="default"/>
      </w:rPr>
    </w:lvl>
  </w:abstractNum>
  <w:abstractNum w:abstractNumId="47" w15:restartNumberingAfterBreak="0">
    <w:nsid w:val="4C908ECD"/>
    <w:multiLevelType w:val="multilevel"/>
    <w:tmpl w:val="85C2E6A2"/>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36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36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360"/>
      </w:pPr>
    </w:lvl>
  </w:abstractNum>
  <w:abstractNum w:abstractNumId="48" w15:restartNumberingAfterBreak="0">
    <w:nsid w:val="4E4D248D"/>
    <w:multiLevelType w:val="multilevel"/>
    <w:tmpl w:val="C824A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EEC7744"/>
    <w:multiLevelType w:val="hybridMultilevel"/>
    <w:tmpl w:val="79AE9998"/>
    <w:lvl w:ilvl="0" w:tplc="0986AE9E">
      <w:start w:val="1"/>
      <w:numFmt w:val="decimal"/>
      <w:lvlText w:val="%1."/>
      <w:lvlJc w:val="left"/>
      <w:pPr>
        <w:ind w:left="678" w:hanging="360"/>
      </w:pPr>
      <w:rPr>
        <w:rFonts w:ascii="Calibri" w:eastAsia="Calibri" w:hAnsi="Calibri" w:cs="Calibri" w:hint="default"/>
        <w:b w:val="0"/>
        <w:bCs w:val="0"/>
        <w:i w:val="0"/>
        <w:iCs w:val="0"/>
        <w:spacing w:val="0"/>
        <w:w w:val="100"/>
        <w:sz w:val="22"/>
        <w:szCs w:val="22"/>
        <w:lang w:val="en-US" w:eastAsia="en-US" w:bidi="ar-SA"/>
      </w:rPr>
    </w:lvl>
    <w:lvl w:ilvl="1" w:tplc="7DD0F8E6">
      <w:numFmt w:val="bullet"/>
      <w:lvlText w:val="•"/>
      <w:lvlJc w:val="left"/>
      <w:pPr>
        <w:ind w:left="1604" w:hanging="360"/>
      </w:pPr>
      <w:rPr>
        <w:rFonts w:hint="default"/>
        <w:lang w:val="en-US" w:eastAsia="en-US" w:bidi="ar-SA"/>
      </w:rPr>
    </w:lvl>
    <w:lvl w:ilvl="2" w:tplc="1F4042C2">
      <w:numFmt w:val="bullet"/>
      <w:lvlText w:val="•"/>
      <w:lvlJc w:val="left"/>
      <w:pPr>
        <w:ind w:left="2529" w:hanging="360"/>
      </w:pPr>
      <w:rPr>
        <w:rFonts w:hint="default"/>
        <w:lang w:val="en-US" w:eastAsia="en-US" w:bidi="ar-SA"/>
      </w:rPr>
    </w:lvl>
    <w:lvl w:ilvl="3" w:tplc="86DE7200">
      <w:numFmt w:val="bullet"/>
      <w:lvlText w:val="•"/>
      <w:lvlJc w:val="left"/>
      <w:pPr>
        <w:ind w:left="3454" w:hanging="360"/>
      </w:pPr>
      <w:rPr>
        <w:rFonts w:hint="default"/>
        <w:lang w:val="en-US" w:eastAsia="en-US" w:bidi="ar-SA"/>
      </w:rPr>
    </w:lvl>
    <w:lvl w:ilvl="4" w:tplc="D31C71B8">
      <w:numFmt w:val="bullet"/>
      <w:lvlText w:val="•"/>
      <w:lvlJc w:val="left"/>
      <w:pPr>
        <w:ind w:left="4379" w:hanging="360"/>
      </w:pPr>
      <w:rPr>
        <w:rFonts w:hint="default"/>
        <w:lang w:val="en-US" w:eastAsia="en-US" w:bidi="ar-SA"/>
      </w:rPr>
    </w:lvl>
    <w:lvl w:ilvl="5" w:tplc="0F78CF06">
      <w:numFmt w:val="bullet"/>
      <w:lvlText w:val="•"/>
      <w:lvlJc w:val="left"/>
      <w:pPr>
        <w:ind w:left="5304" w:hanging="360"/>
      </w:pPr>
      <w:rPr>
        <w:rFonts w:hint="default"/>
        <w:lang w:val="en-US" w:eastAsia="en-US" w:bidi="ar-SA"/>
      </w:rPr>
    </w:lvl>
    <w:lvl w:ilvl="6" w:tplc="B1A2269A">
      <w:numFmt w:val="bullet"/>
      <w:lvlText w:val="•"/>
      <w:lvlJc w:val="left"/>
      <w:pPr>
        <w:ind w:left="6228" w:hanging="360"/>
      </w:pPr>
      <w:rPr>
        <w:rFonts w:hint="default"/>
        <w:lang w:val="en-US" w:eastAsia="en-US" w:bidi="ar-SA"/>
      </w:rPr>
    </w:lvl>
    <w:lvl w:ilvl="7" w:tplc="592668A0">
      <w:numFmt w:val="bullet"/>
      <w:lvlText w:val="•"/>
      <w:lvlJc w:val="left"/>
      <w:pPr>
        <w:ind w:left="7153" w:hanging="360"/>
      </w:pPr>
      <w:rPr>
        <w:rFonts w:hint="default"/>
        <w:lang w:val="en-US" w:eastAsia="en-US" w:bidi="ar-SA"/>
      </w:rPr>
    </w:lvl>
    <w:lvl w:ilvl="8" w:tplc="214CD1B6">
      <w:numFmt w:val="bullet"/>
      <w:lvlText w:val="•"/>
      <w:lvlJc w:val="left"/>
      <w:pPr>
        <w:ind w:left="8078" w:hanging="360"/>
      </w:pPr>
      <w:rPr>
        <w:rFonts w:hint="default"/>
        <w:lang w:val="en-US" w:eastAsia="en-US" w:bidi="ar-SA"/>
      </w:rPr>
    </w:lvl>
  </w:abstractNum>
  <w:abstractNum w:abstractNumId="50" w15:restartNumberingAfterBreak="0">
    <w:nsid w:val="4F1F2B3F"/>
    <w:multiLevelType w:val="hybridMultilevel"/>
    <w:tmpl w:val="7C322CB6"/>
    <w:lvl w:ilvl="0" w:tplc="CD306980">
      <w:start w:val="1"/>
      <w:numFmt w:val="bullet"/>
      <w:lvlText w:val=""/>
      <w:lvlJc w:val="left"/>
      <w:pPr>
        <w:ind w:left="720" w:hanging="360"/>
      </w:pPr>
      <w:rPr>
        <w:rFonts w:ascii="Symbol" w:hAnsi="Symbol" w:hint="default"/>
      </w:rPr>
    </w:lvl>
    <w:lvl w:ilvl="1" w:tplc="F1AE341C">
      <w:start w:val="1"/>
      <w:numFmt w:val="bullet"/>
      <w:lvlText w:val="o"/>
      <w:lvlJc w:val="left"/>
      <w:pPr>
        <w:ind w:left="1440" w:hanging="360"/>
      </w:pPr>
      <w:rPr>
        <w:rFonts w:ascii="Courier New" w:hAnsi="Courier New" w:hint="default"/>
      </w:rPr>
    </w:lvl>
    <w:lvl w:ilvl="2" w:tplc="62C476DA">
      <w:start w:val="1"/>
      <w:numFmt w:val="bullet"/>
      <w:lvlText w:val=""/>
      <w:lvlJc w:val="left"/>
      <w:pPr>
        <w:ind w:left="2160" w:hanging="360"/>
      </w:pPr>
      <w:rPr>
        <w:rFonts w:ascii="Wingdings" w:hAnsi="Wingdings" w:hint="default"/>
      </w:rPr>
    </w:lvl>
    <w:lvl w:ilvl="3" w:tplc="017E7B4A">
      <w:start w:val="1"/>
      <w:numFmt w:val="bullet"/>
      <w:lvlText w:val=""/>
      <w:lvlJc w:val="left"/>
      <w:pPr>
        <w:ind w:left="2880" w:hanging="360"/>
      </w:pPr>
      <w:rPr>
        <w:rFonts w:ascii="Symbol" w:hAnsi="Symbol" w:hint="default"/>
      </w:rPr>
    </w:lvl>
    <w:lvl w:ilvl="4" w:tplc="3DFAF94A">
      <w:start w:val="1"/>
      <w:numFmt w:val="bullet"/>
      <w:lvlText w:val="o"/>
      <w:lvlJc w:val="left"/>
      <w:pPr>
        <w:ind w:left="3600" w:hanging="360"/>
      </w:pPr>
      <w:rPr>
        <w:rFonts w:ascii="Courier New" w:hAnsi="Courier New" w:hint="default"/>
      </w:rPr>
    </w:lvl>
    <w:lvl w:ilvl="5" w:tplc="522CD492">
      <w:start w:val="1"/>
      <w:numFmt w:val="bullet"/>
      <w:lvlText w:val=""/>
      <w:lvlJc w:val="left"/>
      <w:pPr>
        <w:ind w:left="4320" w:hanging="360"/>
      </w:pPr>
      <w:rPr>
        <w:rFonts w:ascii="Wingdings" w:hAnsi="Wingdings" w:hint="default"/>
      </w:rPr>
    </w:lvl>
    <w:lvl w:ilvl="6" w:tplc="60D085EC">
      <w:start w:val="1"/>
      <w:numFmt w:val="bullet"/>
      <w:lvlText w:val=""/>
      <w:lvlJc w:val="left"/>
      <w:pPr>
        <w:ind w:left="5040" w:hanging="360"/>
      </w:pPr>
      <w:rPr>
        <w:rFonts w:ascii="Symbol" w:hAnsi="Symbol" w:hint="default"/>
      </w:rPr>
    </w:lvl>
    <w:lvl w:ilvl="7" w:tplc="20605F84">
      <w:start w:val="1"/>
      <w:numFmt w:val="bullet"/>
      <w:lvlText w:val="o"/>
      <w:lvlJc w:val="left"/>
      <w:pPr>
        <w:ind w:left="5760" w:hanging="360"/>
      </w:pPr>
      <w:rPr>
        <w:rFonts w:ascii="Courier New" w:hAnsi="Courier New" w:hint="default"/>
      </w:rPr>
    </w:lvl>
    <w:lvl w:ilvl="8" w:tplc="BF3CDA56">
      <w:start w:val="1"/>
      <w:numFmt w:val="bullet"/>
      <w:lvlText w:val=""/>
      <w:lvlJc w:val="left"/>
      <w:pPr>
        <w:ind w:left="6480" w:hanging="360"/>
      </w:pPr>
      <w:rPr>
        <w:rFonts w:ascii="Wingdings" w:hAnsi="Wingdings" w:hint="default"/>
      </w:rPr>
    </w:lvl>
  </w:abstractNum>
  <w:abstractNum w:abstractNumId="51" w15:restartNumberingAfterBreak="0">
    <w:nsid w:val="53372E4E"/>
    <w:multiLevelType w:val="multilevel"/>
    <w:tmpl w:val="59A6C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683D328"/>
    <w:multiLevelType w:val="hybridMultilevel"/>
    <w:tmpl w:val="FFFFFFFF"/>
    <w:lvl w:ilvl="0" w:tplc="F59ABD3A">
      <w:start w:val="1"/>
      <w:numFmt w:val="bullet"/>
      <w:lvlText w:val=""/>
      <w:lvlJc w:val="left"/>
      <w:pPr>
        <w:ind w:left="720" w:hanging="360"/>
      </w:pPr>
      <w:rPr>
        <w:rFonts w:ascii="Symbol" w:hAnsi="Symbol" w:hint="default"/>
      </w:rPr>
    </w:lvl>
    <w:lvl w:ilvl="1" w:tplc="DF5C5B86">
      <w:start w:val="1"/>
      <w:numFmt w:val="bullet"/>
      <w:lvlText w:val="o"/>
      <w:lvlJc w:val="left"/>
      <w:pPr>
        <w:ind w:left="1440" w:hanging="360"/>
      </w:pPr>
      <w:rPr>
        <w:rFonts w:ascii="Courier New" w:hAnsi="Courier New" w:hint="default"/>
      </w:rPr>
    </w:lvl>
    <w:lvl w:ilvl="2" w:tplc="B3B47D8E">
      <w:start w:val="1"/>
      <w:numFmt w:val="bullet"/>
      <w:lvlText w:val=""/>
      <w:lvlJc w:val="left"/>
      <w:pPr>
        <w:ind w:left="2160" w:hanging="360"/>
      </w:pPr>
      <w:rPr>
        <w:rFonts w:ascii="Wingdings" w:hAnsi="Wingdings" w:hint="default"/>
      </w:rPr>
    </w:lvl>
    <w:lvl w:ilvl="3" w:tplc="24B0B896">
      <w:start w:val="1"/>
      <w:numFmt w:val="bullet"/>
      <w:lvlText w:val=""/>
      <w:lvlJc w:val="left"/>
      <w:pPr>
        <w:ind w:left="2880" w:hanging="360"/>
      </w:pPr>
      <w:rPr>
        <w:rFonts w:ascii="Symbol" w:hAnsi="Symbol" w:hint="default"/>
      </w:rPr>
    </w:lvl>
    <w:lvl w:ilvl="4" w:tplc="FE7A3A00">
      <w:start w:val="1"/>
      <w:numFmt w:val="bullet"/>
      <w:lvlText w:val="o"/>
      <w:lvlJc w:val="left"/>
      <w:pPr>
        <w:ind w:left="3600" w:hanging="360"/>
      </w:pPr>
      <w:rPr>
        <w:rFonts w:ascii="Courier New" w:hAnsi="Courier New" w:hint="default"/>
      </w:rPr>
    </w:lvl>
    <w:lvl w:ilvl="5" w:tplc="8F06555C">
      <w:start w:val="1"/>
      <w:numFmt w:val="bullet"/>
      <w:lvlText w:val=""/>
      <w:lvlJc w:val="left"/>
      <w:pPr>
        <w:ind w:left="4320" w:hanging="360"/>
      </w:pPr>
      <w:rPr>
        <w:rFonts w:ascii="Wingdings" w:hAnsi="Wingdings" w:hint="default"/>
      </w:rPr>
    </w:lvl>
    <w:lvl w:ilvl="6" w:tplc="031EE19A">
      <w:start w:val="1"/>
      <w:numFmt w:val="bullet"/>
      <w:lvlText w:val=""/>
      <w:lvlJc w:val="left"/>
      <w:pPr>
        <w:ind w:left="5040" w:hanging="360"/>
      </w:pPr>
      <w:rPr>
        <w:rFonts w:ascii="Symbol" w:hAnsi="Symbol" w:hint="default"/>
      </w:rPr>
    </w:lvl>
    <w:lvl w:ilvl="7" w:tplc="60C6EF78">
      <w:start w:val="1"/>
      <w:numFmt w:val="bullet"/>
      <w:lvlText w:val="o"/>
      <w:lvlJc w:val="left"/>
      <w:pPr>
        <w:ind w:left="5760" w:hanging="360"/>
      </w:pPr>
      <w:rPr>
        <w:rFonts w:ascii="Courier New" w:hAnsi="Courier New" w:hint="default"/>
      </w:rPr>
    </w:lvl>
    <w:lvl w:ilvl="8" w:tplc="578887B4">
      <w:start w:val="1"/>
      <w:numFmt w:val="bullet"/>
      <w:lvlText w:val=""/>
      <w:lvlJc w:val="left"/>
      <w:pPr>
        <w:ind w:left="6480" w:hanging="360"/>
      </w:pPr>
      <w:rPr>
        <w:rFonts w:ascii="Wingdings" w:hAnsi="Wingdings" w:hint="default"/>
      </w:rPr>
    </w:lvl>
  </w:abstractNum>
  <w:abstractNum w:abstractNumId="53" w15:restartNumberingAfterBreak="0">
    <w:nsid w:val="57883A97"/>
    <w:multiLevelType w:val="multilevel"/>
    <w:tmpl w:val="00F03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C20F9F3"/>
    <w:multiLevelType w:val="multilevel"/>
    <w:tmpl w:val="D0721AFA"/>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55" w15:restartNumberingAfterBreak="0">
    <w:nsid w:val="624EB821"/>
    <w:multiLevelType w:val="hybridMultilevel"/>
    <w:tmpl w:val="FFFFFFFF"/>
    <w:lvl w:ilvl="0" w:tplc="54A488F2">
      <w:start w:val="1"/>
      <w:numFmt w:val="bullet"/>
      <w:lvlText w:val=""/>
      <w:lvlJc w:val="left"/>
      <w:pPr>
        <w:ind w:left="720" w:hanging="360"/>
      </w:pPr>
      <w:rPr>
        <w:rFonts w:ascii="Symbol" w:hAnsi="Symbol" w:hint="default"/>
      </w:rPr>
    </w:lvl>
    <w:lvl w:ilvl="1" w:tplc="33EC40CC">
      <w:start w:val="1"/>
      <w:numFmt w:val="bullet"/>
      <w:lvlText w:val="o"/>
      <w:lvlJc w:val="left"/>
      <w:pPr>
        <w:ind w:left="1440" w:hanging="360"/>
      </w:pPr>
      <w:rPr>
        <w:rFonts w:ascii="Courier New" w:hAnsi="Courier New" w:hint="default"/>
      </w:rPr>
    </w:lvl>
    <w:lvl w:ilvl="2" w:tplc="3BEAECD6">
      <w:start w:val="1"/>
      <w:numFmt w:val="bullet"/>
      <w:lvlText w:val=""/>
      <w:lvlJc w:val="left"/>
      <w:pPr>
        <w:ind w:left="2160" w:hanging="360"/>
      </w:pPr>
      <w:rPr>
        <w:rFonts w:ascii="Wingdings" w:hAnsi="Wingdings" w:hint="default"/>
      </w:rPr>
    </w:lvl>
    <w:lvl w:ilvl="3" w:tplc="89B08B58">
      <w:start w:val="1"/>
      <w:numFmt w:val="bullet"/>
      <w:lvlText w:val=""/>
      <w:lvlJc w:val="left"/>
      <w:pPr>
        <w:ind w:left="2880" w:hanging="360"/>
      </w:pPr>
      <w:rPr>
        <w:rFonts w:ascii="Symbol" w:hAnsi="Symbol" w:hint="default"/>
      </w:rPr>
    </w:lvl>
    <w:lvl w:ilvl="4" w:tplc="5A0A869C">
      <w:start w:val="1"/>
      <w:numFmt w:val="bullet"/>
      <w:lvlText w:val="o"/>
      <w:lvlJc w:val="left"/>
      <w:pPr>
        <w:ind w:left="3600" w:hanging="360"/>
      </w:pPr>
      <w:rPr>
        <w:rFonts w:ascii="Courier New" w:hAnsi="Courier New" w:hint="default"/>
      </w:rPr>
    </w:lvl>
    <w:lvl w:ilvl="5" w:tplc="A02A0E90">
      <w:start w:val="1"/>
      <w:numFmt w:val="bullet"/>
      <w:lvlText w:val=""/>
      <w:lvlJc w:val="left"/>
      <w:pPr>
        <w:ind w:left="4320" w:hanging="360"/>
      </w:pPr>
      <w:rPr>
        <w:rFonts w:ascii="Wingdings" w:hAnsi="Wingdings" w:hint="default"/>
      </w:rPr>
    </w:lvl>
    <w:lvl w:ilvl="6" w:tplc="E72ACC20">
      <w:start w:val="1"/>
      <w:numFmt w:val="bullet"/>
      <w:lvlText w:val=""/>
      <w:lvlJc w:val="left"/>
      <w:pPr>
        <w:ind w:left="5040" w:hanging="360"/>
      </w:pPr>
      <w:rPr>
        <w:rFonts w:ascii="Symbol" w:hAnsi="Symbol" w:hint="default"/>
      </w:rPr>
    </w:lvl>
    <w:lvl w:ilvl="7" w:tplc="9670D4C8">
      <w:start w:val="1"/>
      <w:numFmt w:val="bullet"/>
      <w:lvlText w:val="o"/>
      <w:lvlJc w:val="left"/>
      <w:pPr>
        <w:ind w:left="5760" w:hanging="360"/>
      </w:pPr>
      <w:rPr>
        <w:rFonts w:ascii="Courier New" w:hAnsi="Courier New" w:hint="default"/>
      </w:rPr>
    </w:lvl>
    <w:lvl w:ilvl="8" w:tplc="94EEFC54">
      <w:start w:val="1"/>
      <w:numFmt w:val="bullet"/>
      <w:lvlText w:val=""/>
      <w:lvlJc w:val="left"/>
      <w:pPr>
        <w:ind w:left="6480" w:hanging="360"/>
      </w:pPr>
      <w:rPr>
        <w:rFonts w:ascii="Wingdings" w:hAnsi="Wingdings" w:hint="default"/>
      </w:rPr>
    </w:lvl>
  </w:abstractNum>
  <w:abstractNum w:abstractNumId="56" w15:restartNumberingAfterBreak="0">
    <w:nsid w:val="62940C21"/>
    <w:multiLevelType w:val="multilevel"/>
    <w:tmpl w:val="C824A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3541419"/>
    <w:multiLevelType w:val="multilevel"/>
    <w:tmpl w:val="FFFFFFFF"/>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58" w15:restartNumberingAfterBreak="0">
    <w:nsid w:val="680E78DE"/>
    <w:multiLevelType w:val="hybridMultilevel"/>
    <w:tmpl w:val="690A2940"/>
    <w:lvl w:ilvl="0" w:tplc="CEDEA4A0">
      <w:start w:val="1"/>
      <w:numFmt w:val="bullet"/>
      <w:lvlText w:val=""/>
      <w:lvlJc w:val="left"/>
      <w:pPr>
        <w:ind w:left="720" w:hanging="360"/>
      </w:pPr>
      <w:rPr>
        <w:rFonts w:ascii="Symbol" w:hAnsi="Symbol" w:hint="default"/>
      </w:rPr>
    </w:lvl>
    <w:lvl w:ilvl="1" w:tplc="2B42101A">
      <w:start w:val="1"/>
      <w:numFmt w:val="bullet"/>
      <w:lvlText w:val="o"/>
      <w:lvlJc w:val="left"/>
      <w:pPr>
        <w:ind w:left="1440" w:hanging="360"/>
      </w:pPr>
      <w:rPr>
        <w:rFonts w:ascii="Courier New" w:hAnsi="Courier New" w:hint="default"/>
      </w:rPr>
    </w:lvl>
    <w:lvl w:ilvl="2" w:tplc="104A5A50">
      <w:start w:val="1"/>
      <w:numFmt w:val="bullet"/>
      <w:lvlText w:val=""/>
      <w:lvlJc w:val="left"/>
      <w:pPr>
        <w:ind w:left="2160" w:hanging="360"/>
      </w:pPr>
      <w:rPr>
        <w:rFonts w:ascii="Wingdings" w:hAnsi="Wingdings" w:hint="default"/>
      </w:rPr>
    </w:lvl>
    <w:lvl w:ilvl="3" w:tplc="28769FA6">
      <w:start w:val="1"/>
      <w:numFmt w:val="bullet"/>
      <w:lvlText w:val=""/>
      <w:lvlJc w:val="left"/>
      <w:pPr>
        <w:ind w:left="2880" w:hanging="360"/>
      </w:pPr>
      <w:rPr>
        <w:rFonts w:ascii="Symbol" w:hAnsi="Symbol" w:hint="default"/>
      </w:rPr>
    </w:lvl>
    <w:lvl w:ilvl="4" w:tplc="4C68AA90">
      <w:start w:val="1"/>
      <w:numFmt w:val="bullet"/>
      <w:lvlText w:val="o"/>
      <w:lvlJc w:val="left"/>
      <w:pPr>
        <w:ind w:left="3600" w:hanging="360"/>
      </w:pPr>
      <w:rPr>
        <w:rFonts w:ascii="Courier New" w:hAnsi="Courier New" w:hint="default"/>
      </w:rPr>
    </w:lvl>
    <w:lvl w:ilvl="5" w:tplc="D630A894">
      <w:start w:val="1"/>
      <w:numFmt w:val="bullet"/>
      <w:lvlText w:val=""/>
      <w:lvlJc w:val="left"/>
      <w:pPr>
        <w:ind w:left="4320" w:hanging="360"/>
      </w:pPr>
      <w:rPr>
        <w:rFonts w:ascii="Wingdings" w:hAnsi="Wingdings" w:hint="default"/>
      </w:rPr>
    </w:lvl>
    <w:lvl w:ilvl="6" w:tplc="D2C2E36A">
      <w:start w:val="1"/>
      <w:numFmt w:val="bullet"/>
      <w:lvlText w:val=""/>
      <w:lvlJc w:val="left"/>
      <w:pPr>
        <w:ind w:left="5040" w:hanging="360"/>
      </w:pPr>
      <w:rPr>
        <w:rFonts w:ascii="Symbol" w:hAnsi="Symbol" w:hint="default"/>
      </w:rPr>
    </w:lvl>
    <w:lvl w:ilvl="7" w:tplc="FDC40F02">
      <w:start w:val="1"/>
      <w:numFmt w:val="bullet"/>
      <w:lvlText w:val="o"/>
      <w:lvlJc w:val="left"/>
      <w:pPr>
        <w:ind w:left="5760" w:hanging="360"/>
      </w:pPr>
      <w:rPr>
        <w:rFonts w:ascii="Courier New" w:hAnsi="Courier New" w:hint="default"/>
      </w:rPr>
    </w:lvl>
    <w:lvl w:ilvl="8" w:tplc="21DC76C4">
      <w:start w:val="1"/>
      <w:numFmt w:val="bullet"/>
      <w:lvlText w:val=""/>
      <w:lvlJc w:val="left"/>
      <w:pPr>
        <w:ind w:left="6480" w:hanging="360"/>
      </w:pPr>
      <w:rPr>
        <w:rFonts w:ascii="Wingdings" w:hAnsi="Wingdings" w:hint="default"/>
      </w:rPr>
    </w:lvl>
  </w:abstractNum>
  <w:abstractNum w:abstractNumId="59" w15:restartNumberingAfterBreak="0">
    <w:nsid w:val="6A29660D"/>
    <w:multiLevelType w:val="multilevel"/>
    <w:tmpl w:val="902094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6B4E047F"/>
    <w:multiLevelType w:val="multilevel"/>
    <w:tmpl w:val="9AFAEC42"/>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36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36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360"/>
      </w:pPr>
    </w:lvl>
  </w:abstractNum>
  <w:abstractNum w:abstractNumId="61" w15:restartNumberingAfterBreak="0">
    <w:nsid w:val="6DC89F01"/>
    <w:multiLevelType w:val="hybridMultilevel"/>
    <w:tmpl w:val="3F889FE4"/>
    <w:lvl w:ilvl="0" w:tplc="5BEE39A0">
      <w:start w:val="1"/>
      <w:numFmt w:val="bullet"/>
      <w:lvlText w:val=""/>
      <w:lvlJc w:val="left"/>
      <w:pPr>
        <w:ind w:left="720" w:hanging="360"/>
      </w:pPr>
      <w:rPr>
        <w:rFonts w:ascii="Symbol" w:hAnsi="Symbol" w:hint="default"/>
      </w:rPr>
    </w:lvl>
    <w:lvl w:ilvl="1" w:tplc="3C7A6E0E">
      <w:start w:val="1"/>
      <w:numFmt w:val="bullet"/>
      <w:lvlText w:val="o"/>
      <w:lvlJc w:val="left"/>
      <w:pPr>
        <w:ind w:left="1440" w:hanging="360"/>
      </w:pPr>
      <w:rPr>
        <w:rFonts w:ascii="Courier New" w:hAnsi="Courier New" w:hint="default"/>
      </w:rPr>
    </w:lvl>
    <w:lvl w:ilvl="2" w:tplc="804C67D8">
      <w:start w:val="1"/>
      <w:numFmt w:val="bullet"/>
      <w:lvlText w:val=""/>
      <w:lvlJc w:val="left"/>
      <w:pPr>
        <w:ind w:left="2160" w:hanging="360"/>
      </w:pPr>
      <w:rPr>
        <w:rFonts w:ascii="Wingdings" w:hAnsi="Wingdings" w:hint="default"/>
      </w:rPr>
    </w:lvl>
    <w:lvl w:ilvl="3" w:tplc="2D92A1EA">
      <w:start w:val="1"/>
      <w:numFmt w:val="bullet"/>
      <w:lvlText w:val=""/>
      <w:lvlJc w:val="left"/>
      <w:pPr>
        <w:ind w:left="2880" w:hanging="360"/>
      </w:pPr>
      <w:rPr>
        <w:rFonts w:ascii="Symbol" w:hAnsi="Symbol" w:hint="default"/>
      </w:rPr>
    </w:lvl>
    <w:lvl w:ilvl="4" w:tplc="20C21F3C">
      <w:start w:val="1"/>
      <w:numFmt w:val="bullet"/>
      <w:lvlText w:val="o"/>
      <w:lvlJc w:val="left"/>
      <w:pPr>
        <w:ind w:left="3600" w:hanging="360"/>
      </w:pPr>
      <w:rPr>
        <w:rFonts w:ascii="Courier New" w:hAnsi="Courier New" w:hint="default"/>
      </w:rPr>
    </w:lvl>
    <w:lvl w:ilvl="5" w:tplc="BE3A48D8">
      <w:start w:val="1"/>
      <w:numFmt w:val="bullet"/>
      <w:lvlText w:val=""/>
      <w:lvlJc w:val="left"/>
      <w:pPr>
        <w:ind w:left="4320" w:hanging="360"/>
      </w:pPr>
      <w:rPr>
        <w:rFonts w:ascii="Wingdings" w:hAnsi="Wingdings" w:hint="default"/>
      </w:rPr>
    </w:lvl>
    <w:lvl w:ilvl="6" w:tplc="1010B162">
      <w:start w:val="1"/>
      <w:numFmt w:val="bullet"/>
      <w:lvlText w:val=""/>
      <w:lvlJc w:val="left"/>
      <w:pPr>
        <w:ind w:left="5040" w:hanging="360"/>
      </w:pPr>
      <w:rPr>
        <w:rFonts w:ascii="Symbol" w:hAnsi="Symbol" w:hint="default"/>
      </w:rPr>
    </w:lvl>
    <w:lvl w:ilvl="7" w:tplc="7C9614DA">
      <w:start w:val="1"/>
      <w:numFmt w:val="bullet"/>
      <w:lvlText w:val="o"/>
      <w:lvlJc w:val="left"/>
      <w:pPr>
        <w:ind w:left="5760" w:hanging="360"/>
      </w:pPr>
      <w:rPr>
        <w:rFonts w:ascii="Courier New" w:hAnsi="Courier New" w:hint="default"/>
      </w:rPr>
    </w:lvl>
    <w:lvl w:ilvl="8" w:tplc="399A526E">
      <w:start w:val="1"/>
      <w:numFmt w:val="bullet"/>
      <w:lvlText w:val=""/>
      <w:lvlJc w:val="left"/>
      <w:pPr>
        <w:ind w:left="6480" w:hanging="360"/>
      </w:pPr>
      <w:rPr>
        <w:rFonts w:ascii="Wingdings" w:hAnsi="Wingdings" w:hint="default"/>
      </w:rPr>
    </w:lvl>
  </w:abstractNum>
  <w:abstractNum w:abstractNumId="62" w15:restartNumberingAfterBreak="0">
    <w:nsid w:val="6F2A5B8A"/>
    <w:multiLevelType w:val="multilevel"/>
    <w:tmpl w:val="C824A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5D13560"/>
    <w:multiLevelType w:val="multilevel"/>
    <w:tmpl w:val="A03CB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6CE1479"/>
    <w:multiLevelType w:val="multilevel"/>
    <w:tmpl w:val="21B46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F66041D"/>
    <w:multiLevelType w:val="hybridMultilevel"/>
    <w:tmpl w:val="FFFFFFFF"/>
    <w:lvl w:ilvl="0" w:tplc="4A4214D4">
      <w:start w:val="1"/>
      <w:numFmt w:val="bullet"/>
      <w:lvlText w:val=""/>
      <w:lvlJc w:val="left"/>
      <w:pPr>
        <w:ind w:left="720" w:hanging="360"/>
      </w:pPr>
      <w:rPr>
        <w:rFonts w:ascii="Symbol" w:hAnsi="Symbol" w:hint="default"/>
      </w:rPr>
    </w:lvl>
    <w:lvl w:ilvl="1" w:tplc="4D46003E">
      <w:start w:val="1"/>
      <w:numFmt w:val="bullet"/>
      <w:lvlText w:val="o"/>
      <w:lvlJc w:val="left"/>
      <w:pPr>
        <w:ind w:left="1440" w:hanging="360"/>
      </w:pPr>
      <w:rPr>
        <w:rFonts w:ascii="Courier New" w:hAnsi="Courier New" w:hint="default"/>
      </w:rPr>
    </w:lvl>
    <w:lvl w:ilvl="2" w:tplc="AEBE3492">
      <w:start w:val="1"/>
      <w:numFmt w:val="bullet"/>
      <w:lvlText w:val=""/>
      <w:lvlJc w:val="left"/>
      <w:pPr>
        <w:ind w:left="2160" w:hanging="360"/>
      </w:pPr>
      <w:rPr>
        <w:rFonts w:ascii="Wingdings" w:hAnsi="Wingdings" w:hint="default"/>
      </w:rPr>
    </w:lvl>
    <w:lvl w:ilvl="3" w:tplc="19DA22EE">
      <w:start w:val="1"/>
      <w:numFmt w:val="bullet"/>
      <w:lvlText w:val=""/>
      <w:lvlJc w:val="left"/>
      <w:pPr>
        <w:ind w:left="2880" w:hanging="360"/>
      </w:pPr>
      <w:rPr>
        <w:rFonts w:ascii="Symbol" w:hAnsi="Symbol" w:hint="default"/>
      </w:rPr>
    </w:lvl>
    <w:lvl w:ilvl="4" w:tplc="684CAC54">
      <w:start w:val="1"/>
      <w:numFmt w:val="bullet"/>
      <w:lvlText w:val="o"/>
      <w:lvlJc w:val="left"/>
      <w:pPr>
        <w:ind w:left="3600" w:hanging="360"/>
      </w:pPr>
      <w:rPr>
        <w:rFonts w:ascii="Courier New" w:hAnsi="Courier New" w:hint="default"/>
      </w:rPr>
    </w:lvl>
    <w:lvl w:ilvl="5" w:tplc="C20614E6">
      <w:start w:val="1"/>
      <w:numFmt w:val="bullet"/>
      <w:lvlText w:val=""/>
      <w:lvlJc w:val="left"/>
      <w:pPr>
        <w:ind w:left="4320" w:hanging="360"/>
      </w:pPr>
      <w:rPr>
        <w:rFonts w:ascii="Wingdings" w:hAnsi="Wingdings" w:hint="default"/>
      </w:rPr>
    </w:lvl>
    <w:lvl w:ilvl="6" w:tplc="FEDE3C3A">
      <w:start w:val="1"/>
      <w:numFmt w:val="bullet"/>
      <w:lvlText w:val=""/>
      <w:lvlJc w:val="left"/>
      <w:pPr>
        <w:ind w:left="5040" w:hanging="360"/>
      </w:pPr>
      <w:rPr>
        <w:rFonts w:ascii="Symbol" w:hAnsi="Symbol" w:hint="default"/>
      </w:rPr>
    </w:lvl>
    <w:lvl w:ilvl="7" w:tplc="CA5813B4">
      <w:start w:val="1"/>
      <w:numFmt w:val="bullet"/>
      <w:lvlText w:val="o"/>
      <w:lvlJc w:val="left"/>
      <w:pPr>
        <w:ind w:left="5760" w:hanging="360"/>
      </w:pPr>
      <w:rPr>
        <w:rFonts w:ascii="Courier New" w:hAnsi="Courier New" w:hint="default"/>
      </w:rPr>
    </w:lvl>
    <w:lvl w:ilvl="8" w:tplc="320EC672">
      <w:start w:val="1"/>
      <w:numFmt w:val="bullet"/>
      <w:lvlText w:val=""/>
      <w:lvlJc w:val="left"/>
      <w:pPr>
        <w:ind w:left="6480" w:hanging="360"/>
      </w:pPr>
      <w:rPr>
        <w:rFonts w:ascii="Wingdings" w:hAnsi="Wingdings" w:hint="default"/>
      </w:rPr>
    </w:lvl>
  </w:abstractNum>
  <w:num w:numId="1" w16cid:durableId="767047341">
    <w:abstractNumId w:val="45"/>
  </w:num>
  <w:num w:numId="2" w16cid:durableId="3439247">
    <w:abstractNumId w:val="22"/>
  </w:num>
  <w:num w:numId="3" w16cid:durableId="2019655033">
    <w:abstractNumId w:val="13"/>
  </w:num>
  <w:num w:numId="4" w16cid:durableId="1578903567">
    <w:abstractNumId w:val="58"/>
  </w:num>
  <w:num w:numId="5" w16cid:durableId="1871452589">
    <w:abstractNumId w:val="20"/>
  </w:num>
  <w:num w:numId="6" w16cid:durableId="624654930">
    <w:abstractNumId w:val="4"/>
  </w:num>
  <w:num w:numId="7" w16cid:durableId="355228775">
    <w:abstractNumId w:val="40"/>
  </w:num>
  <w:num w:numId="8" w16cid:durableId="1274509191">
    <w:abstractNumId w:val="44"/>
  </w:num>
  <w:num w:numId="9" w16cid:durableId="1143037501">
    <w:abstractNumId w:val="10"/>
  </w:num>
  <w:num w:numId="10" w16cid:durableId="1149128189">
    <w:abstractNumId w:val="34"/>
  </w:num>
  <w:num w:numId="11" w16cid:durableId="479661881">
    <w:abstractNumId w:val="28"/>
  </w:num>
  <w:num w:numId="12" w16cid:durableId="1780298192">
    <w:abstractNumId w:val="47"/>
  </w:num>
  <w:num w:numId="13" w16cid:durableId="1080375066">
    <w:abstractNumId w:val="7"/>
  </w:num>
  <w:num w:numId="14" w16cid:durableId="1587224330">
    <w:abstractNumId w:val="61"/>
  </w:num>
  <w:num w:numId="15" w16cid:durableId="2119791854">
    <w:abstractNumId w:val="43"/>
  </w:num>
  <w:num w:numId="16" w16cid:durableId="475683379">
    <w:abstractNumId w:val="9"/>
  </w:num>
  <w:num w:numId="17" w16cid:durableId="1911303651">
    <w:abstractNumId w:val="39"/>
  </w:num>
  <w:num w:numId="18" w16cid:durableId="572931447">
    <w:abstractNumId w:val="6"/>
  </w:num>
  <w:num w:numId="19" w16cid:durableId="50622841">
    <w:abstractNumId w:val="50"/>
  </w:num>
  <w:num w:numId="20" w16cid:durableId="1606694780">
    <w:abstractNumId w:val="60"/>
  </w:num>
  <w:num w:numId="21" w16cid:durableId="719013681">
    <w:abstractNumId w:val="54"/>
  </w:num>
  <w:num w:numId="22" w16cid:durableId="498892349">
    <w:abstractNumId w:val="49"/>
  </w:num>
  <w:num w:numId="23" w16cid:durableId="470363310">
    <w:abstractNumId w:val="1"/>
  </w:num>
  <w:num w:numId="24" w16cid:durableId="1384019940">
    <w:abstractNumId w:val="42"/>
  </w:num>
  <w:num w:numId="25" w16cid:durableId="403532049">
    <w:abstractNumId w:val="25"/>
  </w:num>
  <w:num w:numId="26" w16cid:durableId="951010418">
    <w:abstractNumId w:val="64"/>
  </w:num>
  <w:num w:numId="27" w16cid:durableId="1523083586">
    <w:abstractNumId w:val="8"/>
  </w:num>
  <w:num w:numId="28" w16cid:durableId="1320697027">
    <w:abstractNumId w:val="51"/>
  </w:num>
  <w:num w:numId="29" w16cid:durableId="1179151857">
    <w:abstractNumId w:val="37"/>
  </w:num>
  <w:num w:numId="30" w16cid:durableId="32654110">
    <w:abstractNumId w:val="63"/>
  </w:num>
  <w:num w:numId="31" w16cid:durableId="1150753273">
    <w:abstractNumId w:val="11"/>
  </w:num>
  <w:num w:numId="32" w16cid:durableId="313801692">
    <w:abstractNumId w:val="24"/>
  </w:num>
  <w:num w:numId="33" w16cid:durableId="92284513">
    <w:abstractNumId w:val="18"/>
  </w:num>
  <w:num w:numId="34" w16cid:durableId="482701609">
    <w:abstractNumId w:val="14"/>
  </w:num>
  <w:num w:numId="35" w16cid:durableId="1497186865">
    <w:abstractNumId w:val="53"/>
  </w:num>
  <w:num w:numId="36" w16cid:durableId="1956250879">
    <w:abstractNumId w:val="23"/>
  </w:num>
  <w:num w:numId="37" w16cid:durableId="1911185458">
    <w:abstractNumId w:val="27"/>
  </w:num>
  <w:num w:numId="38" w16cid:durableId="1378701241">
    <w:abstractNumId w:val="30"/>
  </w:num>
  <w:num w:numId="39" w16cid:durableId="2063095698">
    <w:abstractNumId w:val="56"/>
  </w:num>
  <w:num w:numId="40" w16cid:durableId="297341984">
    <w:abstractNumId w:val="16"/>
  </w:num>
  <w:num w:numId="41" w16cid:durableId="513154103">
    <w:abstractNumId w:val="31"/>
  </w:num>
  <w:num w:numId="42" w16cid:durableId="3750702">
    <w:abstractNumId w:val="32"/>
  </w:num>
  <w:num w:numId="43" w16cid:durableId="86538323">
    <w:abstractNumId w:val="17"/>
  </w:num>
  <w:num w:numId="44" w16cid:durableId="542055561">
    <w:abstractNumId w:val="46"/>
  </w:num>
  <w:num w:numId="45" w16cid:durableId="1309554356">
    <w:abstractNumId w:val="57"/>
  </w:num>
  <w:num w:numId="46" w16cid:durableId="1341541878">
    <w:abstractNumId w:val="52"/>
  </w:num>
  <w:num w:numId="47" w16cid:durableId="861942530">
    <w:abstractNumId w:val="35"/>
  </w:num>
  <w:num w:numId="48" w16cid:durableId="165824555">
    <w:abstractNumId w:val="36"/>
  </w:num>
  <w:num w:numId="49" w16cid:durableId="815954577">
    <w:abstractNumId w:val="15"/>
  </w:num>
  <w:num w:numId="50" w16cid:durableId="193083229">
    <w:abstractNumId w:val="12"/>
  </w:num>
  <w:num w:numId="51" w16cid:durableId="1882746309">
    <w:abstractNumId w:val="19"/>
  </w:num>
  <w:num w:numId="52" w16cid:durableId="1223979941">
    <w:abstractNumId w:val="29"/>
  </w:num>
  <w:num w:numId="53" w16cid:durableId="2087457413">
    <w:abstractNumId w:val="48"/>
  </w:num>
  <w:num w:numId="54" w16cid:durableId="691764355">
    <w:abstractNumId w:val="21"/>
  </w:num>
  <w:num w:numId="55" w16cid:durableId="1603875453">
    <w:abstractNumId w:val="5"/>
  </w:num>
  <w:num w:numId="56" w16cid:durableId="661665113">
    <w:abstractNumId w:val="38"/>
  </w:num>
  <w:num w:numId="57" w16cid:durableId="773942545">
    <w:abstractNumId w:val="41"/>
  </w:num>
  <w:num w:numId="58" w16cid:durableId="2131514850">
    <w:abstractNumId w:val="62"/>
  </w:num>
  <w:num w:numId="59" w16cid:durableId="39064184">
    <w:abstractNumId w:val="3"/>
  </w:num>
  <w:num w:numId="60" w16cid:durableId="1242832142">
    <w:abstractNumId w:val="26"/>
  </w:num>
  <w:num w:numId="61" w16cid:durableId="453209882">
    <w:abstractNumId w:val="0"/>
  </w:num>
  <w:num w:numId="62" w16cid:durableId="222839777">
    <w:abstractNumId w:val="33"/>
  </w:num>
  <w:num w:numId="63" w16cid:durableId="1242521188">
    <w:abstractNumId w:val="55"/>
  </w:num>
  <w:num w:numId="64" w16cid:durableId="1018430949">
    <w:abstractNumId w:val="2"/>
  </w:num>
  <w:num w:numId="65" w16cid:durableId="204292505">
    <w:abstractNumId w:val="65"/>
  </w:num>
  <w:num w:numId="66" w16cid:durableId="1322467462">
    <w:abstractNumId w:val="59"/>
  </w:num>
  <w:numIdMacAtCleanup w:val="6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7386"/>
    <w:rsid w:val="000003FB"/>
    <w:rsid w:val="00001064"/>
    <w:rsid w:val="00002CC2"/>
    <w:rsid w:val="000041EE"/>
    <w:rsid w:val="000044CC"/>
    <w:rsid w:val="000055BB"/>
    <w:rsid w:val="00005E49"/>
    <w:rsid w:val="000061ED"/>
    <w:rsid w:val="00006357"/>
    <w:rsid w:val="00010813"/>
    <w:rsid w:val="00010D01"/>
    <w:rsid w:val="000141F3"/>
    <w:rsid w:val="00015132"/>
    <w:rsid w:val="000155AC"/>
    <w:rsid w:val="0001641F"/>
    <w:rsid w:val="00016919"/>
    <w:rsid w:val="00016CEB"/>
    <w:rsid w:val="00016FA1"/>
    <w:rsid w:val="00021A85"/>
    <w:rsid w:val="00021CA1"/>
    <w:rsid w:val="00022F2B"/>
    <w:rsid w:val="0002442C"/>
    <w:rsid w:val="00026762"/>
    <w:rsid w:val="00026B0E"/>
    <w:rsid w:val="0003049A"/>
    <w:rsid w:val="00031391"/>
    <w:rsid w:val="000325A1"/>
    <w:rsid w:val="0003343F"/>
    <w:rsid w:val="00035B44"/>
    <w:rsid w:val="0003610A"/>
    <w:rsid w:val="00036D51"/>
    <w:rsid w:val="0004019E"/>
    <w:rsid w:val="00040E05"/>
    <w:rsid w:val="00040EF9"/>
    <w:rsid w:val="000416D1"/>
    <w:rsid w:val="0004183F"/>
    <w:rsid w:val="00042F49"/>
    <w:rsid w:val="0004361B"/>
    <w:rsid w:val="00043A36"/>
    <w:rsid w:val="000444B3"/>
    <w:rsid w:val="0004617C"/>
    <w:rsid w:val="000469A6"/>
    <w:rsid w:val="00047F85"/>
    <w:rsid w:val="00050A34"/>
    <w:rsid w:val="00050C31"/>
    <w:rsid w:val="00050EF6"/>
    <w:rsid w:val="00051A99"/>
    <w:rsid w:val="00051EE8"/>
    <w:rsid w:val="000529C4"/>
    <w:rsid w:val="000548E0"/>
    <w:rsid w:val="0005583E"/>
    <w:rsid w:val="00055C63"/>
    <w:rsid w:val="00060457"/>
    <w:rsid w:val="00061FC1"/>
    <w:rsid w:val="00062FB0"/>
    <w:rsid w:val="00063428"/>
    <w:rsid w:val="00063A1F"/>
    <w:rsid w:val="0006558C"/>
    <w:rsid w:val="000706BE"/>
    <w:rsid w:val="00072782"/>
    <w:rsid w:val="00072A94"/>
    <w:rsid w:val="00080818"/>
    <w:rsid w:val="00081527"/>
    <w:rsid w:val="000815D5"/>
    <w:rsid w:val="00082CF1"/>
    <w:rsid w:val="000839E5"/>
    <w:rsid w:val="00084D79"/>
    <w:rsid w:val="00086974"/>
    <w:rsid w:val="00086EF0"/>
    <w:rsid w:val="0009090D"/>
    <w:rsid w:val="0009153D"/>
    <w:rsid w:val="000920FB"/>
    <w:rsid w:val="00092214"/>
    <w:rsid w:val="0009240F"/>
    <w:rsid w:val="000931C5"/>
    <w:rsid w:val="00093ACF"/>
    <w:rsid w:val="00094196"/>
    <w:rsid w:val="000944BD"/>
    <w:rsid w:val="00097A1D"/>
    <w:rsid w:val="000A094D"/>
    <w:rsid w:val="000A12BE"/>
    <w:rsid w:val="000A4A90"/>
    <w:rsid w:val="000A6A7F"/>
    <w:rsid w:val="000A6C58"/>
    <w:rsid w:val="000A71CB"/>
    <w:rsid w:val="000A758C"/>
    <w:rsid w:val="000B13F5"/>
    <w:rsid w:val="000B2AB6"/>
    <w:rsid w:val="000B2C53"/>
    <w:rsid w:val="000B4657"/>
    <w:rsid w:val="000B59B1"/>
    <w:rsid w:val="000B5D14"/>
    <w:rsid w:val="000B5F1D"/>
    <w:rsid w:val="000B6EBF"/>
    <w:rsid w:val="000C107C"/>
    <w:rsid w:val="000C6FBC"/>
    <w:rsid w:val="000C73A6"/>
    <w:rsid w:val="000C7CA4"/>
    <w:rsid w:val="000D1612"/>
    <w:rsid w:val="000D4511"/>
    <w:rsid w:val="000D74D7"/>
    <w:rsid w:val="000D7BB2"/>
    <w:rsid w:val="000D7E36"/>
    <w:rsid w:val="000E0A6D"/>
    <w:rsid w:val="000E0E2C"/>
    <w:rsid w:val="000E0EC2"/>
    <w:rsid w:val="000E2B1B"/>
    <w:rsid w:val="000E4E8D"/>
    <w:rsid w:val="000E5C11"/>
    <w:rsid w:val="000E7991"/>
    <w:rsid w:val="000F0328"/>
    <w:rsid w:val="000F08D9"/>
    <w:rsid w:val="000F0C85"/>
    <w:rsid w:val="000F10C6"/>
    <w:rsid w:val="000F1FB0"/>
    <w:rsid w:val="000F59BB"/>
    <w:rsid w:val="000F6B5C"/>
    <w:rsid w:val="00100485"/>
    <w:rsid w:val="0010194F"/>
    <w:rsid w:val="00101FCB"/>
    <w:rsid w:val="00102096"/>
    <w:rsid w:val="00102D86"/>
    <w:rsid w:val="0010428F"/>
    <w:rsid w:val="001051AD"/>
    <w:rsid w:val="001074F3"/>
    <w:rsid w:val="001142C6"/>
    <w:rsid w:val="00115D94"/>
    <w:rsid w:val="00117010"/>
    <w:rsid w:val="0012022C"/>
    <w:rsid w:val="001226D1"/>
    <w:rsid w:val="00123AC9"/>
    <w:rsid w:val="00125CF8"/>
    <w:rsid w:val="00125D7E"/>
    <w:rsid w:val="00126F25"/>
    <w:rsid w:val="001323B7"/>
    <w:rsid w:val="00136D4C"/>
    <w:rsid w:val="00140182"/>
    <w:rsid w:val="001437C1"/>
    <w:rsid w:val="0014388D"/>
    <w:rsid w:val="00143D41"/>
    <w:rsid w:val="00143F68"/>
    <w:rsid w:val="00144144"/>
    <w:rsid w:val="0014684A"/>
    <w:rsid w:val="00151012"/>
    <w:rsid w:val="00151198"/>
    <w:rsid w:val="00152171"/>
    <w:rsid w:val="001534F8"/>
    <w:rsid w:val="00155616"/>
    <w:rsid w:val="001556C4"/>
    <w:rsid w:val="00157344"/>
    <w:rsid w:val="00160236"/>
    <w:rsid w:val="00164730"/>
    <w:rsid w:val="001651CA"/>
    <w:rsid w:val="0016774F"/>
    <w:rsid w:val="00170844"/>
    <w:rsid w:val="0017097E"/>
    <w:rsid w:val="001723F6"/>
    <w:rsid w:val="00173912"/>
    <w:rsid w:val="00175913"/>
    <w:rsid w:val="001759D5"/>
    <w:rsid w:val="00177187"/>
    <w:rsid w:val="001775BC"/>
    <w:rsid w:val="00180041"/>
    <w:rsid w:val="0018151A"/>
    <w:rsid w:val="00181F15"/>
    <w:rsid w:val="00182050"/>
    <w:rsid w:val="00186D85"/>
    <w:rsid w:val="00187B59"/>
    <w:rsid w:val="00191B6A"/>
    <w:rsid w:val="001924F5"/>
    <w:rsid w:val="001928B1"/>
    <w:rsid w:val="001A0CEF"/>
    <w:rsid w:val="001A2687"/>
    <w:rsid w:val="001A334F"/>
    <w:rsid w:val="001A7EEA"/>
    <w:rsid w:val="001B23D1"/>
    <w:rsid w:val="001B24F7"/>
    <w:rsid w:val="001B3E49"/>
    <w:rsid w:val="001B49A8"/>
    <w:rsid w:val="001B6EE1"/>
    <w:rsid w:val="001B7068"/>
    <w:rsid w:val="001B7233"/>
    <w:rsid w:val="001C2291"/>
    <w:rsid w:val="001C28C7"/>
    <w:rsid w:val="001C387D"/>
    <w:rsid w:val="001C3BA5"/>
    <w:rsid w:val="001C46BA"/>
    <w:rsid w:val="001C62AF"/>
    <w:rsid w:val="001D14DD"/>
    <w:rsid w:val="001D441A"/>
    <w:rsid w:val="001D6F60"/>
    <w:rsid w:val="001D7DF1"/>
    <w:rsid w:val="001E0313"/>
    <w:rsid w:val="001E4890"/>
    <w:rsid w:val="001E56EF"/>
    <w:rsid w:val="001E582B"/>
    <w:rsid w:val="001F0688"/>
    <w:rsid w:val="001F0C4B"/>
    <w:rsid w:val="001F1E25"/>
    <w:rsid w:val="001F50CC"/>
    <w:rsid w:val="001F5320"/>
    <w:rsid w:val="001F5E79"/>
    <w:rsid w:val="001F697B"/>
    <w:rsid w:val="001F7755"/>
    <w:rsid w:val="0020096C"/>
    <w:rsid w:val="002019A4"/>
    <w:rsid w:val="00205BD5"/>
    <w:rsid w:val="002100D5"/>
    <w:rsid w:val="002104F1"/>
    <w:rsid w:val="00213E98"/>
    <w:rsid w:val="0021476A"/>
    <w:rsid w:val="00217DF6"/>
    <w:rsid w:val="00221351"/>
    <w:rsid w:val="002243C4"/>
    <w:rsid w:val="00224771"/>
    <w:rsid w:val="0022557F"/>
    <w:rsid w:val="002307A8"/>
    <w:rsid w:val="00231A2E"/>
    <w:rsid w:val="00233B64"/>
    <w:rsid w:val="00233E90"/>
    <w:rsid w:val="002358F4"/>
    <w:rsid w:val="00236EFB"/>
    <w:rsid w:val="00241935"/>
    <w:rsid w:val="00241BAF"/>
    <w:rsid w:val="002471E9"/>
    <w:rsid w:val="00247B15"/>
    <w:rsid w:val="00251A01"/>
    <w:rsid w:val="002548E3"/>
    <w:rsid w:val="002553D2"/>
    <w:rsid w:val="0025579D"/>
    <w:rsid w:val="00260145"/>
    <w:rsid w:val="0026041E"/>
    <w:rsid w:val="00263502"/>
    <w:rsid w:val="00263809"/>
    <w:rsid w:val="002662CA"/>
    <w:rsid w:val="00266A0F"/>
    <w:rsid w:val="002674BE"/>
    <w:rsid w:val="00267A83"/>
    <w:rsid w:val="002700BD"/>
    <w:rsid w:val="002721C7"/>
    <w:rsid w:val="002725DB"/>
    <w:rsid w:val="0027294B"/>
    <w:rsid w:val="00272BBB"/>
    <w:rsid w:val="002735AF"/>
    <w:rsid w:val="00273D95"/>
    <w:rsid w:val="00273E9E"/>
    <w:rsid w:val="00274C20"/>
    <w:rsid w:val="002761D3"/>
    <w:rsid w:val="00281B5C"/>
    <w:rsid w:val="00282D26"/>
    <w:rsid w:val="00286E9B"/>
    <w:rsid w:val="00286F71"/>
    <w:rsid w:val="00287239"/>
    <w:rsid w:val="00290A41"/>
    <w:rsid w:val="00292189"/>
    <w:rsid w:val="0029406A"/>
    <w:rsid w:val="0029607D"/>
    <w:rsid w:val="00296CA5"/>
    <w:rsid w:val="002A40DB"/>
    <w:rsid w:val="002A6D03"/>
    <w:rsid w:val="002A7159"/>
    <w:rsid w:val="002A7411"/>
    <w:rsid w:val="002A76F9"/>
    <w:rsid w:val="002B002E"/>
    <w:rsid w:val="002B14CE"/>
    <w:rsid w:val="002B1631"/>
    <w:rsid w:val="002B354E"/>
    <w:rsid w:val="002B3551"/>
    <w:rsid w:val="002B3E46"/>
    <w:rsid w:val="002B6523"/>
    <w:rsid w:val="002B724F"/>
    <w:rsid w:val="002C022C"/>
    <w:rsid w:val="002C0ADD"/>
    <w:rsid w:val="002D2988"/>
    <w:rsid w:val="002D317D"/>
    <w:rsid w:val="002D3527"/>
    <w:rsid w:val="002D362F"/>
    <w:rsid w:val="002D5772"/>
    <w:rsid w:val="002D7CE4"/>
    <w:rsid w:val="002E25BA"/>
    <w:rsid w:val="002F0319"/>
    <w:rsid w:val="002F145B"/>
    <w:rsid w:val="002F160A"/>
    <w:rsid w:val="002F26F0"/>
    <w:rsid w:val="002F29C2"/>
    <w:rsid w:val="002F38D0"/>
    <w:rsid w:val="002F3E9A"/>
    <w:rsid w:val="002F4374"/>
    <w:rsid w:val="002F49DD"/>
    <w:rsid w:val="002F71B4"/>
    <w:rsid w:val="002F7646"/>
    <w:rsid w:val="0030009F"/>
    <w:rsid w:val="00300501"/>
    <w:rsid w:val="00300D49"/>
    <w:rsid w:val="00300E4A"/>
    <w:rsid w:val="00301CE5"/>
    <w:rsid w:val="00302D7B"/>
    <w:rsid w:val="0030366C"/>
    <w:rsid w:val="003036DA"/>
    <w:rsid w:val="00304EC2"/>
    <w:rsid w:val="00305F14"/>
    <w:rsid w:val="00306754"/>
    <w:rsid w:val="00307DA6"/>
    <w:rsid w:val="003105C8"/>
    <w:rsid w:val="003108FC"/>
    <w:rsid w:val="00312CEB"/>
    <w:rsid w:val="0031348F"/>
    <w:rsid w:val="003138B4"/>
    <w:rsid w:val="0031561B"/>
    <w:rsid w:val="0031669E"/>
    <w:rsid w:val="00317BC8"/>
    <w:rsid w:val="00320359"/>
    <w:rsid w:val="00320F0F"/>
    <w:rsid w:val="003210BA"/>
    <w:rsid w:val="003219D6"/>
    <w:rsid w:val="00324BB2"/>
    <w:rsid w:val="00326970"/>
    <w:rsid w:val="003275E5"/>
    <w:rsid w:val="00327AC4"/>
    <w:rsid w:val="00327B76"/>
    <w:rsid w:val="0033042A"/>
    <w:rsid w:val="003336E1"/>
    <w:rsid w:val="003352A8"/>
    <w:rsid w:val="00335328"/>
    <w:rsid w:val="003363CF"/>
    <w:rsid w:val="00336E21"/>
    <w:rsid w:val="00336F08"/>
    <w:rsid w:val="00337EBB"/>
    <w:rsid w:val="003408F5"/>
    <w:rsid w:val="00350287"/>
    <w:rsid w:val="00350A92"/>
    <w:rsid w:val="003539A8"/>
    <w:rsid w:val="003542BB"/>
    <w:rsid w:val="00360D33"/>
    <w:rsid w:val="003632A5"/>
    <w:rsid w:val="003660A3"/>
    <w:rsid w:val="00367176"/>
    <w:rsid w:val="003708CE"/>
    <w:rsid w:val="00372CD4"/>
    <w:rsid w:val="003755E3"/>
    <w:rsid w:val="003800D7"/>
    <w:rsid w:val="00380886"/>
    <w:rsid w:val="00384C09"/>
    <w:rsid w:val="003858D1"/>
    <w:rsid w:val="0038630E"/>
    <w:rsid w:val="003864FA"/>
    <w:rsid w:val="00386B0B"/>
    <w:rsid w:val="00390037"/>
    <w:rsid w:val="00391797"/>
    <w:rsid w:val="00392381"/>
    <w:rsid w:val="00393FEE"/>
    <w:rsid w:val="00396EB7"/>
    <w:rsid w:val="00397357"/>
    <w:rsid w:val="003A0179"/>
    <w:rsid w:val="003A04DC"/>
    <w:rsid w:val="003A0F67"/>
    <w:rsid w:val="003A3C59"/>
    <w:rsid w:val="003A3D8D"/>
    <w:rsid w:val="003A59AE"/>
    <w:rsid w:val="003A62B5"/>
    <w:rsid w:val="003A67E2"/>
    <w:rsid w:val="003A713E"/>
    <w:rsid w:val="003A7BFE"/>
    <w:rsid w:val="003B0751"/>
    <w:rsid w:val="003B1508"/>
    <w:rsid w:val="003B1D6D"/>
    <w:rsid w:val="003B2042"/>
    <w:rsid w:val="003B25B2"/>
    <w:rsid w:val="003B2C7D"/>
    <w:rsid w:val="003B5613"/>
    <w:rsid w:val="003C0D31"/>
    <w:rsid w:val="003C0E11"/>
    <w:rsid w:val="003C1E07"/>
    <w:rsid w:val="003C2DFF"/>
    <w:rsid w:val="003C5E74"/>
    <w:rsid w:val="003D05E0"/>
    <w:rsid w:val="003D1D07"/>
    <w:rsid w:val="003D271E"/>
    <w:rsid w:val="003D3C04"/>
    <w:rsid w:val="003D5AFC"/>
    <w:rsid w:val="003D7627"/>
    <w:rsid w:val="003D77CD"/>
    <w:rsid w:val="003E2F62"/>
    <w:rsid w:val="003E3C25"/>
    <w:rsid w:val="003E40A4"/>
    <w:rsid w:val="003E7D20"/>
    <w:rsid w:val="003F0BB8"/>
    <w:rsid w:val="003F0F7F"/>
    <w:rsid w:val="003F126D"/>
    <w:rsid w:val="003F5AAA"/>
    <w:rsid w:val="00400196"/>
    <w:rsid w:val="0040080C"/>
    <w:rsid w:val="0040252C"/>
    <w:rsid w:val="00402CDB"/>
    <w:rsid w:val="004046E4"/>
    <w:rsid w:val="004049AB"/>
    <w:rsid w:val="00404AF8"/>
    <w:rsid w:val="00407A31"/>
    <w:rsid w:val="00411C28"/>
    <w:rsid w:val="00411F7D"/>
    <w:rsid w:val="00413F0E"/>
    <w:rsid w:val="00420756"/>
    <w:rsid w:val="0042216C"/>
    <w:rsid w:val="00425E56"/>
    <w:rsid w:val="00430407"/>
    <w:rsid w:val="004318EC"/>
    <w:rsid w:val="00431AD3"/>
    <w:rsid w:val="00431D5A"/>
    <w:rsid w:val="00432724"/>
    <w:rsid w:val="0043365D"/>
    <w:rsid w:val="00435521"/>
    <w:rsid w:val="00435BF1"/>
    <w:rsid w:val="004365CB"/>
    <w:rsid w:val="004367E4"/>
    <w:rsid w:val="00436CCB"/>
    <w:rsid w:val="00437683"/>
    <w:rsid w:val="00441937"/>
    <w:rsid w:val="00442503"/>
    <w:rsid w:val="00442B5F"/>
    <w:rsid w:val="0044704A"/>
    <w:rsid w:val="00451425"/>
    <w:rsid w:val="00451518"/>
    <w:rsid w:val="00451A05"/>
    <w:rsid w:val="004521AC"/>
    <w:rsid w:val="00452734"/>
    <w:rsid w:val="00453E92"/>
    <w:rsid w:val="00456EFC"/>
    <w:rsid w:val="00457744"/>
    <w:rsid w:val="00461A09"/>
    <w:rsid w:val="00462644"/>
    <w:rsid w:val="004626A9"/>
    <w:rsid w:val="00464691"/>
    <w:rsid w:val="00464DDB"/>
    <w:rsid w:val="0046793E"/>
    <w:rsid w:val="0047301C"/>
    <w:rsid w:val="00476915"/>
    <w:rsid w:val="004770C8"/>
    <w:rsid w:val="004776FC"/>
    <w:rsid w:val="00477C1A"/>
    <w:rsid w:val="00480B0E"/>
    <w:rsid w:val="0048152F"/>
    <w:rsid w:val="00482021"/>
    <w:rsid w:val="004825B3"/>
    <w:rsid w:val="00483F80"/>
    <w:rsid w:val="00486053"/>
    <w:rsid w:val="00487A46"/>
    <w:rsid w:val="00487C94"/>
    <w:rsid w:val="00487DE0"/>
    <w:rsid w:val="00493124"/>
    <w:rsid w:val="00493611"/>
    <w:rsid w:val="00493EA9"/>
    <w:rsid w:val="004943EE"/>
    <w:rsid w:val="00495687"/>
    <w:rsid w:val="004957FF"/>
    <w:rsid w:val="00496C2F"/>
    <w:rsid w:val="004A5B9A"/>
    <w:rsid w:val="004A65E6"/>
    <w:rsid w:val="004A65E9"/>
    <w:rsid w:val="004B0D9B"/>
    <w:rsid w:val="004B15B4"/>
    <w:rsid w:val="004B1D78"/>
    <w:rsid w:val="004B2568"/>
    <w:rsid w:val="004B3FF9"/>
    <w:rsid w:val="004B6556"/>
    <w:rsid w:val="004C0B13"/>
    <w:rsid w:val="004C0C0E"/>
    <w:rsid w:val="004C2B18"/>
    <w:rsid w:val="004C3846"/>
    <w:rsid w:val="004C63D8"/>
    <w:rsid w:val="004C64D8"/>
    <w:rsid w:val="004C6ABB"/>
    <w:rsid w:val="004C6B3E"/>
    <w:rsid w:val="004C6FB4"/>
    <w:rsid w:val="004C74BE"/>
    <w:rsid w:val="004D19B3"/>
    <w:rsid w:val="004D35C1"/>
    <w:rsid w:val="004D361D"/>
    <w:rsid w:val="004D5F96"/>
    <w:rsid w:val="004E2673"/>
    <w:rsid w:val="004E286E"/>
    <w:rsid w:val="004E6B73"/>
    <w:rsid w:val="004E7266"/>
    <w:rsid w:val="004F1CEF"/>
    <w:rsid w:val="004F4BCD"/>
    <w:rsid w:val="004F5473"/>
    <w:rsid w:val="004F5751"/>
    <w:rsid w:val="004F59FD"/>
    <w:rsid w:val="004F6CEF"/>
    <w:rsid w:val="004F719D"/>
    <w:rsid w:val="00502003"/>
    <w:rsid w:val="0050245B"/>
    <w:rsid w:val="0050542F"/>
    <w:rsid w:val="005074FF"/>
    <w:rsid w:val="00507962"/>
    <w:rsid w:val="00513558"/>
    <w:rsid w:val="00513C5E"/>
    <w:rsid w:val="0051584E"/>
    <w:rsid w:val="0051680B"/>
    <w:rsid w:val="00521AAE"/>
    <w:rsid w:val="00523111"/>
    <w:rsid w:val="00524CD1"/>
    <w:rsid w:val="00525245"/>
    <w:rsid w:val="00525E2D"/>
    <w:rsid w:val="005261AF"/>
    <w:rsid w:val="00527214"/>
    <w:rsid w:val="005272E3"/>
    <w:rsid w:val="00527378"/>
    <w:rsid w:val="00527754"/>
    <w:rsid w:val="005278D0"/>
    <w:rsid w:val="00527C67"/>
    <w:rsid w:val="00527F3B"/>
    <w:rsid w:val="00530699"/>
    <w:rsid w:val="00531C92"/>
    <w:rsid w:val="00531DE9"/>
    <w:rsid w:val="00532DA3"/>
    <w:rsid w:val="00534DCF"/>
    <w:rsid w:val="005351D8"/>
    <w:rsid w:val="005369BB"/>
    <w:rsid w:val="005407F5"/>
    <w:rsid w:val="005408D0"/>
    <w:rsid w:val="00543881"/>
    <w:rsid w:val="005440C1"/>
    <w:rsid w:val="00546593"/>
    <w:rsid w:val="00546C60"/>
    <w:rsid w:val="00547468"/>
    <w:rsid w:val="00550B29"/>
    <w:rsid w:val="00555156"/>
    <w:rsid w:val="00560A07"/>
    <w:rsid w:val="00561207"/>
    <w:rsid w:val="0056135C"/>
    <w:rsid w:val="00564756"/>
    <w:rsid w:val="00565567"/>
    <w:rsid w:val="00565A51"/>
    <w:rsid w:val="00565C8B"/>
    <w:rsid w:val="00566E98"/>
    <w:rsid w:val="00566F42"/>
    <w:rsid w:val="005675FD"/>
    <w:rsid w:val="0057079E"/>
    <w:rsid w:val="005741C0"/>
    <w:rsid w:val="00574346"/>
    <w:rsid w:val="00576589"/>
    <w:rsid w:val="00580F7B"/>
    <w:rsid w:val="00581377"/>
    <w:rsid w:val="005814E0"/>
    <w:rsid w:val="005817BE"/>
    <w:rsid w:val="0058255B"/>
    <w:rsid w:val="0058326E"/>
    <w:rsid w:val="00584435"/>
    <w:rsid w:val="00584C08"/>
    <w:rsid w:val="00585D42"/>
    <w:rsid w:val="00586C02"/>
    <w:rsid w:val="00591F98"/>
    <w:rsid w:val="00592212"/>
    <w:rsid w:val="005949FE"/>
    <w:rsid w:val="005951FB"/>
    <w:rsid w:val="00595D24"/>
    <w:rsid w:val="00596EC1"/>
    <w:rsid w:val="005A09C6"/>
    <w:rsid w:val="005A1B90"/>
    <w:rsid w:val="005A1D38"/>
    <w:rsid w:val="005A23F6"/>
    <w:rsid w:val="005A5298"/>
    <w:rsid w:val="005A7ADF"/>
    <w:rsid w:val="005B02D9"/>
    <w:rsid w:val="005B0430"/>
    <w:rsid w:val="005B1219"/>
    <w:rsid w:val="005B1F36"/>
    <w:rsid w:val="005B221F"/>
    <w:rsid w:val="005B313F"/>
    <w:rsid w:val="005B3EE3"/>
    <w:rsid w:val="005B5BE0"/>
    <w:rsid w:val="005B75E0"/>
    <w:rsid w:val="005C2B82"/>
    <w:rsid w:val="005C39D5"/>
    <w:rsid w:val="005C4A4F"/>
    <w:rsid w:val="005C6C5F"/>
    <w:rsid w:val="005D0C77"/>
    <w:rsid w:val="005D21E4"/>
    <w:rsid w:val="005D45C5"/>
    <w:rsid w:val="005D6623"/>
    <w:rsid w:val="005E0742"/>
    <w:rsid w:val="005E0EB1"/>
    <w:rsid w:val="005E1C24"/>
    <w:rsid w:val="005E1C99"/>
    <w:rsid w:val="005E4F5B"/>
    <w:rsid w:val="005F2849"/>
    <w:rsid w:val="005F30F1"/>
    <w:rsid w:val="006013A7"/>
    <w:rsid w:val="006017F6"/>
    <w:rsid w:val="00601BF2"/>
    <w:rsid w:val="006032BA"/>
    <w:rsid w:val="00603AA5"/>
    <w:rsid w:val="00611210"/>
    <w:rsid w:val="00611215"/>
    <w:rsid w:val="00611561"/>
    <w:rsid w:val="00612594"/>
    <w:rsid w:val="00613E7F"/>
    <w:rsid w:val="0061651A"/>
    <w:rsid w:val="00617B1F"/>
    <w:rsid w:val="00620EE1"/>
    <w:rsid w:val="00621EED"/>
    <w:rsid w:val="00626F98"/>
    <w:rsid w:val="00626FD5"/>
    <w:rsid w:val="00631AF6"/>
    <w:rsid w:val="00632424"/>
    <w:rsid w:val="00634DF2"/>
    <w:rsid w:val="006377B0"/>
    <w:rsid w:val="0064107F"/>
    <w:rsid w:val="0064240E"/>
    <w:rsid w:val="00642D12"/>
    <w:rsid w:val="006452CA"/>
    <w:rsid w:val="006459E6"/>
    <w:rsid w:val="006464EC"/>
    <w:rsid w:val="006465E3"/>
    <w:rsid w:val="00646EA4"/>
    <w:rsid w:val="0065008F"/>
    <w:rsid w:val="00652FF4"/>
    <w:rsid w:val="00655907"/>
    <w:rsid w:val="00656678"/>
    <w:rsid w:val="00657998"/>
    <w:rsid w:val="00660626"/>
    <w:rsid w:val="006614C9"/>
    <w:rsid w:val="006617F9"/>
    <w:rsid w:val="00661DC7"/>
    <w:rsid w:val="00662743"/>
    <w:rsid w:val="00663673"/>
    <w:rsid w:val="00665540"/>
    <w:rsid w:val="006707CD"/>
    <w:rsid w:val="00671B4C"/>
    <w:rsid w:val="006740AF"/>
    <w:rsid w:val="00675DC9"/>
    <w:rsid w:val="00676FAA"/>
    <w:rsid w:val="006803C7"/>
    <w:rsid w:val="00680C4D"/>
    <w:rsid w:val="00683149"/>
    <w:rsid w:val="00683D04"/>
    <w:rsid w:val="00684B3F"/>
    <w:rsid w:val="00684F9D"/>
    <w:rsid w:val="00685187"/>
    <w:rsid w:val="00686F4F"/>
    <w:rsid w:val="00690A73"/>
    <w:rsid w:val="0069265C"/>
    <w:rsid w:val="00693FFE"/>
    <w:rsid w:val="00695956"/>
    <w:rsid w:val="00699FEB"/>
    <w:rsid w:val="006A01C4"/>
    <w:rsid w:val="006A4D99"/>
    <w:rsid w:val="006A65D4"/>
    <w:rsid w:val="006A6AC5"/>
    <w:rsid w:val="006A7D53"/>
    <w:rsid w:val="006B0484"/>
    <w:rsid w:val="006B0754"/>
    <w:rsid w:val="006B1CE3"/>
    <w:rsid w:val="006B3763"/>
    <w:rsid w:val="006B6657"/>
    <w:rsid w:val="006C0B25"/>
    <w:rsid w:val="006C1303"/>
    <w:rsid w:val="006C707E"/>
    <w:rsid w:val="006C754F"/>
    <w:rsid w:val="006D1004"/>
    <w:rsid w:val="006D11D7"/>
    <w:rsid w:val="006D216B"/>
    <w:rsid w:val="006D48CA"/>
    <w:rsid w:val="006D5285"/>
    <w:rsid w:val="006D5310"/>
    <w:rsid w:val="006D7D4F"/>
    <w:rsid w:val="006E074E"/>
    <w:rsid w:val="006E144A"/>
    <w:rsid w:val="006E2A89"/>
    <w:rsid w:val="006E6DB9"/>
    <w:rsid w:val="006E6DFB"/>
    <w:rsid w:val="006E77CF"/>
    <w:rsid w:val="006F0756"/>
    <w:rsid w:val="006F0893"/>
    <w:rsid w:val="006F19CC"/>
    <w:rsid w:val="006F2354"/>
    <w:rsid w:val="006F2742"/>
    <w:rsid w:val="006F2B07"/>
    <w:rsid w:val="006F571A"/>
    <w:rsid w:val="006F707A"/>
    <w:rsid w:val="006F7FA1"/>
    <w:rsid w:val="00701B03"/>
    <w:rsid w:val="007028FC"/>
    <w:rsid w:val="00702CC4"/>
    <w:rsid w:val="00703633"/>
    <w:rsid w:val="0070484A"/>
    <w:rsid w:val="00706631"/>
    <w:rsid w:val="00707001"/>
    <w:rsid w:val="00713438"/>
    <w:rsid w:val="007136E1"/>
    <w:rsid w:val="00716447"/>
    <w:rsid w:val="00716604"/>
    <w:rsid w:val="007169F7"/>
    <w:rsid w:val="00717680"/>
    <w:rsid w:val="00717DFC"/>
    <w:rsid w:val="007208C9"/>
    <w:rsid w:val="00724AC2"/>
    <w:rsid w:val="007254F6"/>
    <w:rsid w:val="007259F8"/>
    <w:rsid w:val="0072718A"/>
    <w:rsid w:val="00730825"/>
    <w:rsid w:val="007310B5"/>
    <w:rsid w:val="007320CA"/>
    <w:rsid w:val="0073311E"/>
    <w:rsid w:val="00733D44"/>
    <w:rsid w:val="00734D71"/>
    <w:rsid w:val="007357E5"/>
    <w:rsid w:val="00735C85"/>
    <w:rsid w:val="00737386"/>
    <w:rsid w:val="00741FF1"/>
    <w:rsid w:val="007424A5"/>
    <w:rsid w:val="00745762"/>
    <w:rsid w:val="00747E9F"/>
    <w:rsid w:val="007504E6"/>
    <w:rsid w:val="0075345D"/>
    <w:rsid w:val="00756689"/>
    <w:rsid w:val="00760233"/>
    <w:rsid w:val="00760359"/>
    <w:rsid w:val="00761187"/>
    <w:rsid w:val="007648E5"/>
    <w:rsid w:val="00764A43"/>
    <w:rsid w:val="0076527A"/>
    <w:rsid w:val="00766EDF"/>
    <w:rsid w:val="0076700A"/>
    <w:rsid w:val="00770EC1"/>
    <w:rsid w:val="00772177"/>
    <w:rsid w:val="007731D0"/>
    <w:rsid w:val="00775A27"/>
    <w:rsid w:val="007769D0"/>
    <w:rsid w:val="007821D9"/>
    <w:rsid w:val="0078254D"/>
    <w:rsid w:val="007834D9"/>
    <w:rsid w:val="007842F1"/>
    <w:rsid w:val="007909C7"/>
    <w:rsid w:val="00794747"/>
    <w:rsid w:val="00795E4F"/>
    <w:rsid w:val="007A0E94"/>
    <w:rsid w:val="007A266C"/>
    <w:rsid w:val="007A31C8"/>
    <w:rsid w:val="007B059B"/>
    <w:rsid w:val="007B1D0A"/>
    <w:rsid w:val="007B37B4"/>
    <w:rsid w:val="007B4BE7"/>
    <w:rsid w:val="007B6A38"/>
    <w:rsid w:val="007C039B"/>
    <w:rsid w:val="007C0529"/>
    <w:rsid w:val="007C2CE7"/>
    <w:rsid w:val="007C3BEF"/>
    <w:rsid w:val="007C6716"/>
    <w:rsid w:val="007C6822"/>
    <w:rsid w:val="007D026C"/>
    <w:rsid w:val="007D0A40"/>
    <w:rsid w:val="007D32A8"/>
    <w:rsid w:val="007D3B3A"/>
    <w:rsid w:val="007D3D4D"/>
    <w:rsid w:val="007D4703"/>
    <w:rsid w:val="007D4DA6"/>
    <w:rsid w:val="007D5AC1"/>
    <w:rsid w:val="007D618C"/>
    <w:rsid w:val="007D692B"/>
    <w:rsid w:val="007E0D9B"/>
    <w:rsid w:val="007E0E9C"/>
    <w:rsid w:val="007E0FA0"/>
    <w:rsid w:val="007E11E3"/>
    <w:rsid w:val="007E25E3"/>
    <w:rsid w:val="007E2E9B"/>
    <w:rsid w:val="007E34E8"/>
    <w:rsid w:val="007E48C9"/>
    <w:rsid w:val="007E619C"/>
    <w:rsid w:val="007E7DD4"/>
    <w:rsid w:val="007F1B4B"/>
    <w:rsid w:val="007F20C6"/>
    <w:rsid w:val="007F2C59"/>
    <w:rsid w:val="007F3B23"/>
    <w:rsid w:val="007F4001"/>
    <w:rsid w:val="007F4DA1"/>
    <w:rsid w:val="007F5578"/>
    <w:rsid w:val="007F77B1"/>
    <w:rsid w:val="007F782C"/>
    <w:rsid w:val="0080100F"/>
    <w:rsid w:val="008010A5"/>
    <w:rsid w:val="008027AA"/>
    <w:rsid w:val="00802A1D"/>
    <w:rsid w:val="008033E0"/>
    <w:rsid w:val="00803E4E"/>
    <w:rsid w:val="008040EC"/>
    <w:rsid w:val="00811323"/>
    <w:rsid w:val="00812266"/>
    <w:rsid w:val="00812C2A"/>
    <w:rsid w:val="008131C9"/>
    <w:rsid w:val="00813B1F"/>
    <w:rsid w:val="00813FD9"/>
    <w:rsid w:val="008147DB"/>
    <w:rsid w:val="008152A6"/>
    <w:rsid w:val="00815E21"/>
    <w:rsid w:val="00817AC5"/>
    <w:rsid w:val="00820061"/>
    <w:rsid w:val="00820F15"/>
    <w:rsid w:val="0082194C"/>
    <w:rsid w:val="00822632"/>
    <w:rsid w:val="00822708"/>
    <w:rsid w:val="00822B20"/>
    <w:rsid w:val="00822CC0"/>
    <w:rsid w:val="008235DB"/>
    <w:rsid w:val="00824C92"/>
    <w:rsid w:val="0082530F"/>
    <w:rsid w:val="008262FB"/>
    <w:rsid w:val="00827158"/>
    <w:rsid w:val="00830A47"/>
    <w:rsid w:val="00831CDD"/>
    <w:rsid w:val="008321B0"/>
    <w:rsid w:val="00833447"/>
    <w:rsid w:val="00835271"/>
    <w:rsid w:val="0083708C"/>
    <w:rsid w:val="00841C2E"/>
    <w:rsid w:val="008503F9"/>
    <w:rsid w:val="00850B1D"/>
    <w:rsid w:val="008516DD"/>
    <w:rsid w:val="00852152"/>
    <w:rsid w:val="00853A75"/>
    <w:rsid w:val="00854412"/>
    <w:rsid w:val="00855757"/>
    <w:rsid w:val="0085697E"/>
    <w:rsid w:val="00856FC6"/>
    <w:rsid w:val="00860B17"/>
    <w:rsid w:val="00861146"/>
    <w:rsid w:val="0086131E"/>
    <w:rsid w:val="00863CFB"/>
    <w:rsid w:val="0086463C"/>
    <w:rsid w:val="00864FA9"/>
    <w:rsid w:val="008666B8"/>
    <w:rsid w:val="00867C9A"/>
    <w:rsid w:val="00872263"/>
    <w:rsid w:val="0087357B"/>
    <w:rsid w:val="00873B66"/>
    <w:rsid w:val="0087402D"/>
    <w:rsid w:val="008762EE"/>
    <w:rsid w:val="0087655D"/>
    <w:rsid w:val="0087704C"/>
    <w:rsid w:val="008771C5"/>
    <w:rsid w:val="00880E3A"/>
    <w:rsid w:val="0088306B"/>
    <w:rsid w:val="0088425D"/>
    <w:rsid w:val="00886FB0"/>
    <w:rsid w:val="00887A4E"/>
    <w:rsid w:val="0089139C"/>
    <w:rsid w:val="00891900"/>
    <w:rsid w:val="00891F2C"/>
    <w:rsid w:val="008930AE"/>
    <w:rsid w:val="00894957"/>
    <w:rsid w:val="00894A2D"/>
    <w:rsid w:val="00897793"/>
    <w:rsid w:val="008A0287"/>
    <w:rsid w:val="008A09F1"/>
    <w:rsid w:val="008A2D09"/>
    <w:rsid w:val="008A2FD0"/>
    <w:rsid w:val="008A62BA"/>
    <w:rsid w:val="008A7027"/>
    <w:rsid w:val="008A73CB"/>
    <w:rsid w:val="008B1728"/>
    <w:rsid w:val="008B2FA3"/>
    <w:rsid w:val="008B49B1"/>
    <w:rsid w:val="008B6BF7"/>
    <w:rsid w:val="008B6D0A"/>
    <w:rsid w:val="008B6E89"/>
    <w:rsid w:val="008B6EA2"/>
    <w:rsid w:val="008B7B22"/>
    <w:rsid w:val="008C0F05"/>
    <w:rsid w:val="008C2782"/>
    <w:rsid w:val="008C3A2B"/>
    <w:rsid w:val="008C4D1B"/>
    <w:rsid w:val="008C5412"/>
    <w:rsid w:val="008D0D36"/>
    <w:rsid w:val="008D2040"/>
    <w:rsid w:val="008D633D"/>
    <w:rsid w:val="008D78E9"/>
    <w:rsid w:val="008E0998"/>
    <w:rsid w:val="008E21B5"/>
    <w:rsid w:val="008E2470"/>
    <w:rsid w:val="008E24CB"/>
    <w:rsid w:val="008E2560"/>
    <w:rsid w:val="008E3527"/>
    <w:rsid w:val="008E3896"/>
    <w:rsid w:val="008E4E6B"/>
    <w:rsid w:val="008E65D6"/>
    <w:rsid w:val="008E6C39"/>
    <w:rsid w:val="008E702A"/>
    <w:rsid w:val="008F1D24"/>
    <w:rsid w:val="008F65F7"/>
    <w:rsid w:val="008F7179"/>
    <w:rsid w:val="00901416"/>
    <w:rsid w:val="00901997"/>
    <w:rsid w:val="0090213B"/>
    <w:rsid w:val="00902B46"/>
    <w:rsid w:val="00903250"/>
    <w:rsid w:val="009044D5"/>
    <w:rsid w:val="009067C5"/>
    <w:rsid w:val="0090690F"/>
    <w:rsid w:val="00907E34"/>
    <w:rsid w:val="009104EA"/>
    <w:rsid w:val="009124FC"/>
    <w:rsid w:val="0091397F"/>
    <w:rsid w:val="00914173"/>
    <w:rsid w:val="00915323"/>
    <w:rsid w:val="00915D14"/>
    <w:rsid w:val="00915D32"/>
    <w:rsid w:val="0091614A"/>
    <w:rsid w:val="00917F09"/>
    <w:rsid w:val="0092038E"/>
    <w:rsid w:val="0092316F"/>
    <w:rsid w:val="00925396"/>
    <w:rsid w:val="00925842"/>
    <w:rsid w:val="00927268"/>
    <w:rsid w:val="00930CD7"/>
    <w:rsid w:val="00931FB6"/>
    <w:rsid w:val="0093207A"/>
    <w:rsid w:val="00935097"/>
    <w:rsid w:val="00941016"/>
    <w:rsid w:val="009411CF"/>
    <w:rsid w:val="0094144A"/>
    <w:rsid w:val="00941D83"/>
    <w:rsid w:val="00944188"/>
    <w:rsid w:val="00945962"/>
    <w:rsid w:val="00946800"/>
    <w:rsid w:val="00946ACD"/>
    <w:rsid w:val="00947307"/>
    <w:rsid w:val="00954D59"/>
    <w:rsid w:val="009553C3"/>
    <w:rsid w:val="0096006E"/>
    <w:rsid w:val="00960DA9"/>
    <w:rsid w:val="00960E9C"/>
    <w:rsid w:val="00961CDF"/>
    <w:rsid w:val="00961E6D"/>
    <w:rsid w:val="009620F6"/>
    <w:rsid w:val="009637C8"/>
    <w:rsid w:val="009640C6"/>
    <w:rsid w:val="00964410"/>
    <w:rsid w:val="00965D76"/>
    <w:rsid w:val="009671EE"/>
    <w:rsid w:val="009714FC"/>
    <w:rsid w:val="009738C5"/>
    <w:rsid w:val="00976143"/>
    <w:rsid w:val="009763E9"/>
    <w:rsid w:val="00976DF9"/>
    <w:rsid w:val="00976FA6"/>
    <w:rsid w:val="00977F86"/>
    <w:rsid w:val="00981AA3"/>
    <w:rsid w:val="0098339B"/>
    <w:rsid w:val="00985ADB"/>
    <w:rsid w:val="009868CC"/>
    <w:rsid w:val="00987129"/>
    <w:rsid w:val="0098740B"/>
    <w:rsid w:val="009900F5"/>
    <w:rsid w:val="00994F21"/>
    <w:rsid w:val="009967F7"/>
    <w:rsid w:val="009968D1"/>
    <w:rsid w:val="00996A1E"/>
    <w:rsid w:val="009977C7"/>
    <w:rsid w:val="00997B1A"/>
    <w:rsid w:val="009A07F9"/>
    <w:rsid w:val="009A0B04"/>
    <w:rsid w:val="009A1366"/>
    <w:rsid w:val="009A13C9"/>
    <w:rsid w:val="009A3D11"/>
    <w:rsid w:val="009A6174"/>
    <w:rsid w:val="009A620C"/>
    <w:rsid w:val="009B0367"/>
    <w:rsid w:val="009B04E7"/>
    <w:rsid w:val="009B57FB"/>
    <w:rsid w:val="009B634E"/>
    <w:rsid w:val="009B6E38"/>
    <w:rsid w:val="009B7BDE"/>
    <w:rsid w:val="009C0117"/>
    <w:rsid w:val="009C048D"/>
    <w:rsid w:val="009C0F90"/>
    <w:rsid w:val="009C1379"/>
    <w:rsid w:val="009C15EF"/>
    <w:rsid w:val="009C28EF"/>
    <w:rsid w:val="009C2A6E"/>
    <w:rsid w:val="009C4516"/>
    <w:rsid w:val="009C4DE7"/>
    <w:rsid w:val="009C6886"/>
    <w:rsid w:val="009D00ED"/>
    <w:rsid w:val="009D05DD"/>
    <w:rsid w:val="009D1993"/>
    <w:rsid w:val="009D1F95"/>
    <w:rsid w:val="009D6EB9"/>
    <w:rsid w:val="009E2B7E"/>
    <w:rsid w:val="009E2FE9"/>
    <w:rsid w:val="009E32FD"/>
    <w:rsid w:val="009E55E3"/>
    <w:rsid w:val="009F1596"/>
    <w:rsid w:val="009F1759"/>
    <w:rsid w:val="009F1BCB"/>
    <w:rsid w:val="009F27D2"/>
    <w:rsid w:val="009F35C3"/>
    <w:rsid w:val="009F3C89"/>
    <w:rsid w:val="009F734A"/>
    <w:rsid w:val="009F78EE"/>
    <w:rsid w:val="00A03B22"/>
    <w:rsid w:val="00A07046"/>
    <w:rsid w:val="00A07395"/>
    <w:rsid w:val="00A07760"/>
    <w:rsid w:val="00A07D93"/>
    <w:rsid w:val="00A07FE9"/>
    <w:rsid w:val="00A13537"/>
    <w:rsid w:val="00A148FD"/>
    <w:rsid w:val="00A156CB"/>
    <w:rsid w:val="00A16D8C"/>
    <w:rsid w:val="00A17561"/>
    <w:rsid w:val="00A175A4"/>
    <w:rsid w:val="00A22876"/>
    <w:rsid w:val="00A22E13"/>
    <w:rsid w:val="00A23937"/>
    <w:rsid w:val="00A25C4D"/>
    <w:rsid w:val="00A27003"/>
    <w:rsid w:val="00A27707"/>
    <w:rsid w:val="00A314A4"/>
    <w:rsid w:val="00A317EA"/>
    <w:rsid w:val="00A328CC"/>
    <w:rsid w:val="00A3345E"/>
    <w:rsid w:val="00A3347E"/>
    <w:rsid w:val="00A33E63"/>
    <w:rsid w:val="00A365BC"/>
    <w:rsid w:val="00A37C79"/>
    <w:rsid w:val="00A37C96"/>
    <w:rsid w:val="00A41CBA"/>
    <w:rsid w:val="00A41D24"/>
    <w:rsid w:val="00A438A9"/>
    <w:rsid w:val="00A45F1D"/>
    <w:rsid w:val="00A47149"/>
    <w:rsid w:val="00A54346"/>
    <w:rsid w:val="00A54874"/>
    <w:rsid w:val="00A57159"/>
    <w:rsid w:val="00A57723"/>
    <w:rsid w:val="00A6156F"/>
    <w:rsid w:val="00A62605"/>
    <w:rsid w:val="00A62D56"/>
    <w:rsid w:val="00A634A4"/>
    <w:rsid w:val="00A63CE9"/>
    <w:rsid w:val="00A64705"/>
    <w:rsid w:val="00A65151"/>
    <w:rsid w:val="00A65CED"/>
    <w:rsid w:val="00A65D2A"/>
    <w:rsid w:val="00A65DD6"/>
    <w:rsid w:val="00A72B70"/>
    <w:rsid w:val="00A74046"/>
    <w:rsid w:val="00A75248"/>
    <w:rsid w:val="00A76CC1"/>
    <w:rsid w:val="00A77156"/>
    <w:rsid w:val="00A771B4"/>
    <w:rsid w:val="00A81559"/>
    <w:rsid w:val="00A91EB6"/>
    <w:rsid w:val="00A92932"/>
    <w:rsid w:val="00A9359B"/>
    <w:rsid w:val="00A95587"/>
    <w:rsid w:val="00AA13E3"/>
    <w:rsid w:val="00AA255F"/>
    <w:rsid w:val="00AA2C4F"/>
    <w:rsid w:val="00AA2E82"/>
    <w:rsid w:val="00AA3AFD"/>
    <w:rsid w:val="00AA5E02"/>
    <w:rsid w:val="00AA64F5"/>
    <w:rsid w:val="00AB0254"/>
    <w:rsid w:val="00AB0AB3"/>
    <w:rsid w:val="00AB48A6"/>
    <w:rsid w:val="00AC22FD"/>
    <w:rsid w:val="00AC2C59"/>
    <w:rsid w:val="00AC3BDE"/>
    <w:rsid w:val="00AC487E"/>
    <w:rsid w:val="00AD6044"/>
    <w:rsid w:val="00AE0994"/>
    <w:rsid w:val="00AE2CC0"/>
    <w:rsid w:val="00AE3D58"/>
    <w:rsid w:val="00AE4CE0"/>
    <w:rsid w:val="00AE4DD5"/>
    <w:rsid w:val="00AE57C0"/>
    <w:rsid w:val="00AF14E0"/>
    <w:rsid w:val="00AF65E5"/>
    <w:rsid w:val="00AF7124"/>
    <w:rsid w:val="00AF7C00"/>
    <w:rsid w:val="00AF7C80"/>
    <w:rsid w:val="00B000BD"/>
    <w:rsid w:val="00B03039"/>
    <w:rsid w:val="00B0544B"/>
    <w:rsid w:val="00B06C0E"/>
    <w:rsid w:val="00B10D58"/>
    <w:rsid w:val="00B10D85"/>
    <w:rsid w:val="00B160B4"/>
    <w:rsid w:val="00B1E594"/>
    <w:rsid w:val="00B20063"/>
    <w:rsid w:val="00B21957"/>
    <w:rsid w:val="00B23F38"/>
    <w:rsid w:val="00B263B0"/>
    <w:rsid w:val="00B30C46"/>
    <w:rsid w:val="00B32BDA"/>
    <w:rsid w:val="00B3391D"/>
    <w:rsid w:val="00B40498"/>
    <w:rsid w:val="00B41A2D"/>
    <w:rsid w:val="00B43A92"/>
    <w:rsid w:val="00B43B2C"/>
    <w:rsid w:val="00B46A5B"/>
    <w:rsid w:val="00B46C84"/>
    <w:rsid w:val="00B47116"/>
    <w:rsid w:val="00B474D2"/>
    <w:rsid w:val="00B52965"/>
    <w:rsid w:val="00B534DD"/>
    <w:rsid w:val="00B53C18"/>
    <w:rsid w:val="00B56CD6"/>
    <w:rsid w:val="00B6189F"/>
    <w:rsid w:val="00B626F5"/>
    <w:rsid w:val="00B6438C"/>
    <w:rsid w:val="00B65C3D"/>
    <w:rsid w:val="00B67E36"/>
    <w:rsid w:val="00B74CB8"/>
    <w:rsid w:val="00B75B96"/>
    <w:rsid w:val="00B77586"/>
    <w:rsid w:val="00B81C14"/>
    <w:rsid w:val="00B821EC"/>
    <w:rsid w:val="00B82717"/>
    <w:rsid w:val="00B82E62"/>
    <w:rsid w:val="00B83C91"/>
    <w:rsid w:val="00B83CB3"/>
    <w:rsid w:val="00B840D5"/>
    <w:rsid w:val="00B856EE"/>
    <w:rsid w:val="00B877A8"/>
    <w:rsid w:val="00B937E7"/>
    <w:rsid w:val="00B945C5"/>
    <w:rsid w:val="00B970EC"/>
    <w:rsid w:val="00B97F83"/>
    <w:rsid w:val="00BA1A25"/>
    <w:rsid w:val="00BA416D"/>
    <w:rsid w:val="00BA70A6"/>
    <w:rsid w:val="00BA7248"/>
    <w:rsid w:val="00BA7CFD"/>
    <w:rsid w:val="00BB20A3"/>
    <w:rsid w:val="00BB5E43"/>
    <w:rsid w:val="00BB7154"/>
    <w:rsid w:val="00BB7E92"/>
    <w:rsid w:val="00BC36C9"/>
    <w:rsid w:val="00BC4EA7"/>
    <w:rsid w:val="00BC5960"/>
    <w:rsid w:val="00BC619A"/>
    <w:rsid w:val="00BC6219"/>
    <w:rsid w:val="00BC776A"/>
    <w:rsid w:val="00BD1776"/>
    <w:rsid w:val="00BD1DE7"/>
    <w:rsid w:val="00BD24AF"/>
    <w:rsid w:val="00BD4CEA"/>
    <w:rsid w:val="00BD4FD4"/>
    <w:rsid w:val="00BD5295"/>
    <w:rsid w:val="00BD52F3"/>
    <w:rsid w:val="00BD7176"/>
    <w:rsid w:val="00BE1A93"/>
    <w:rsid w:val="00BE2A8D"/>
    <w:rsid w:val="00BE5D22"/>
    <w:rsid w:val="00BE63BD"/>
    <w:rsid w:val="00BE7008"/>
    <w:rsid w:val="00BF1F79"/>
    <w:rsid w:val="00BF28FD"/>
    <w:rsid w:val="00BF375D"/>
    <w:rsid w:val="00BF55FD"/>
    <w:rsid w:val="00C00897"/>
    <w:rsid w:val="00C017C0"/>
    <w:rsid w:val="00C029BA"/>
    <w:rsid w:val="00C03BBE"/>
    <w:rsid w:val="00C04F2C"/>
    <w:rsid w:val="00C04F4C"/>
    <w:rsid w:val="00C06384"/>
    <w:rsid w:val="00C10041"/>
    <w:rsid w:val="00C124CE"/>
    <w:rsid w:val="00C1392B"/>
    <w:rsid w:val="00C13AB3"/>
    <w:rsid w:val="00C1485E"/>
    <w:rsid w:val="00C15DA5"/>
    <w:rsid w:val="00C167D1"/>
    <w:rsid w:val="00C20BCA"/>
    <w:rsid w:val="00C2159D"/>
    <w:rsid w:val="00C23A12"/>
    <w:rsid w:val="00C23CD6"/>
    <w:rsid w:val="00C25402"/>
    <w:rsid w:val="00C26DD9"/>
    <w:rsid w:val="00C26E4F"/>
    <w:rsid w:val="00C27CA3"/>
    <w:rsid w:val="00C30CEB"/>
    <w:rsid w:val="00C31289"/>
    <w:rsid w:val="00C326B7"/>
    <w:rsid w:val="00C32B50"/>
    <w:rsid w:val="00C32CEE"/>
    <w:rsid w:val="00C34CB4"/>
    <w:rsid w:val="00C3622C"/>
    <w:rsid w:val="00C403FE"/>
    <w:rsid w:val="00C4072A"/>
    <w:rsid w:val="00C41861"/>
    <w:rsid w:val="00C41948"/>
    <w:rsid w:val="00C43A4D"/>
    <w:rsid w:val="00C43AF2"/>
    <w:rsid w:val="00C46625"/>
    <w:rsid w:val="00C47A0B"/>
    <w:rsid w:val="00C502D6"/>
    <w:rsid w:val="00C5102E"/>
    <w:rsid w:val="00C51181"/>
    <w:rsid w:val="00C52D48"/>
    <w:rsid w:val="00C54856"/>
    <w:rsid w:val="00C54A5A"/>
    <w:rsid w:val="00C55339"/>
    <w:rsid w:val="00C558DA"/>
    <w:rsid w:val="00C55BA8"/>
    <w:rsid w:val="00C5720A"/>
    <w:rsid w:val="00C62BF0"/>
    <w:rsid w:val="00C63A56"/>
    <w:rsid w:val="00C65456"/>
    <w:rsid w:val="00C66523"/>
    <w:rsid w:val="00C67B16"/>
    <w:rsid w:val="00C72108"/>
    <w:rsid w:val="00C73110"/>
    <w:rsid w:val="00C74309"/>
    <w:rsid w:val="00C745A0"/>
    <w:rsid w:val="00C77FDC"/>
    <w:rsid w:val="00C80374"/>
    <w:rsid w:val="00C83BCD"/>
    <w:rsid w:val="00C84185"/>
    <w:rsid w:val="00C843AF"/>
    <w:rsid w:val="00C85EEE"/>
    <w:rsid w:val="00C863FC"/>
    <w:rsid w:val="00C910EC"/>
    <w:rsid w:val="00C917C4"/>
    <w:rsid w:val="00C917D9"/>
    <w:rsid w:val="00C92286"/>
    <w:rsid w:val="00C92895"/>
    <w:rsid w:val="00C92BA5"/>
    <w:rsid w:val="00C94AA5"/>
    <w:rsid w:val="00C97A0E"/>
    <w:rsid w:val="00CA13CF"/>
    <w:rsid w:val="00CA448F"/>
    <w:rsid w:val="00CA4DA3"/>
    <w:rsid w:val="00CA686D"/>
    <w:rsid w:val="00CB0E14"/>
    <w:rsid w:val="00CB4EDE"/>
    <w:rsid w:val="00CB6830"/>
    <w:rsid w:val="00CC27A4"/>
    <w:rsid w:val="00CC3C7F"/>
    <w:rsid w:val="00CC4423"/>
    <w:rsid w:val="00CC4848"/>
    <w:rsid w:val="00CC6156"/>
    <w:rsid w:val="00CC6F8E"/>
    <w:rsid w:val="00CD070D"/>
    <w:rsid w:val="00CD31B9"/>
    <w:rsid w:val="00CD3E88"/>
    <w:rsid w:val="00CD64FA"/>
    <w:rsid w:val="00CD6812"/>
    <w:rsid w:val="00CE17BB"/>
    <w:rsid w:val="00CE2348"/>
    <w:rsid w:val="00CE39D7"/>
    <w:rsid w:val="00CE5B9F"/>
    <w:rsid w:val="00CE6A11"/>
    <w:rsid w:val="00CF0B5D"/>
    <w:rsid w:val="00CF1C74"/>
    <w:rsid w:val="00CF20EB"/>
    <w:rsid w:val="00CF22B3"/>
    <w:rsid w:val="00CF2845"/>
    <w:rsid w:val="00CF2D30"/>
    <w:rsid w:val="00CF5EA8"/>
    <w:rsid w:val="00CF688F"/>
    <w:rsid w:val="00CF7C3E"/>
    <w:rsid w:val="00D04A54"/>
    <w:rsid w:val="00D06060"/>
    <w:rsid w:val="00D10864"/>
    <w:rsid w:val="00D11BAE"/>
    <w:rsid w:val="00D13DBF"/>
    <w:rsid w:val="00D14786"/>
    <w:rsid w:val="00D14CE8"/>
    <w:rsid w:val="00D17B6F"/>
    <w:rsid w:val="00D205F4"/>
    <w:rsid w:val="00D21067"/>
    <w:rsid w:val="00D21843"/>
    <w:rsid w:val="00D23786"/>
    <w:rsid w:val="00D250C0"/>
    <w:rsid w:val="00D26274"/>
    <w:rsid w:val="00D26582"/>
    <w:rsid w:val="00D3194B"/>
    <w:rsid w:val="00D34199"/>
    <w:rsid w:val="00D42D6B"/>
    <w:rsid w:val="00D430EC"/>
    <w:rsid w:val="00D43218"/>
    <w:rsid w:val="00D43769"/>
    <w:rsid w:val="00D43B25"/>
    <w:rsid w:val="00D44851"/>
    <w:rsid w:val="00D5017A"/>
    <w:rsid w:val="00D50E39"/>
    <w:rsid w:val="00D53301"/>
    <w:rsid w:val="00D55929"/>
    <w:rsid w:val="00D560A2"/>
    <w:rsid w:val="00D62072"/>
    <w:rsid w:val="00D63305"/>
    <w:rsid w:val="00D66483"/>
    <w:rsid w:val="00D67497"/>
    <w:rsid w:val="00D71851"/>
    <w:rsid w:val="00D71AB0"/>
    <w:rsid w:val="00D743AC"/>
    <w:rsid w:val="00D7459E"/>
    <w:rsid w:val="00D81864"/>
    <w:rsid w:val="00D81F2F"/>
    <w:rsid w:val="00D82213"/>
    <w:rsid w:val="00D82690"/>
    <w:rsid w:val="00D829C2"/>
    <w:rsid w:val="00D84643"/>
    <w:rsid w:val="00D84E30"/>
    <w:rsid w:val="00D85740"/>
    <w:rsid w:val="00D87AE0"/>
    <w:rsid w:val="00D90B3D"/>
    <w:rsid w:val="00D90E7D"/>
    <w:rsid w:val="00D92160"/>
    <w:rsid w:val="00D92F5D"/>
    <w:rsid w:val="00D9364B"/>
    <w:rsid w:val="00D95DB1"/>
    <w:rsid w:val="00D9607D"/>
    <w:rsid w:val="00D969C5"/>
    <w:rsid w:val="00DA0C6F"/>
    <w:rsid w:val="00DA0E70"/>
    <w:rsid w:val="00DA225F"/>
    <w:rsid w:val="00DB04B7"/>
    <w:rsid w:val="00DB233F"/>
    <w:rsid w:val="00DB40F3"/>
    <w:rsid w:val="00DB5FB6"/>
    <w:rsid w:val="00DB63BD"/>
    <w:rsid w:val="00DB6AA9"/>
    <w:rsid w:val="00DB6D76"/>
    <w:rsid w:val="00DB7793"/>
    <w:rsid w:val="00DC082C"/>
    <w:rsid w:val="00DC0971"/>
    <w:rsid w:val="00DC0FAD"/>
    <w:rsid w:val="00DC14E7"/>
    <w:rsid w:val="00DC2ACC"/>
    <w:rsid w:val="00DC2DF5"/>
    <w:rsid w:val="00DC3B31"/>
    <w:rsid w:val="00DC5C87"/>
    <w:rsid w:val="00DC64A3"/>
    <w:rsid w:val="00DC6B3E"/>
    <w:rsid w:val="00DD0FEE"/>
    <w:rsid w:val="00DD1370"/>
    <w:rsid w:val="00DD375F"/>
    <w:rsid w:val="00DE05B3"/>
    <w:rsid w:val="00DE185F"/>
    <w:rsid w:val="00DE43D4"/>
    <w:rsid w:val="00DE4843"/>
    <w:rsid w:val="00DE514B"/>
    <w:rsid w:val="00DE5182"/>
    <w:rsid w:val="00DE5A35"/>
    <w:rsid w:val="00DE6F2F"/>
    <w:rsid w:val="00DF1A83"/>
    <w:rsid w:val="00DF28EB"/>
    <w:rsid w:val="00DF2A62"/>
    <w:rsid w:val="00DF3109"/>
    <w:rsid w:val="00DF4716"/>
    <w:rsid w:val="00E00126"/>
    <w:rsid w:val="00E02258"/>
    <w:rsid w:val="00E02D8D"/>
    <w:rsid w:val="00E039F2"/>
    <w:rsid w:val="00E03DA5"/>
    <w:rsid w:val="00E03F48"/>
    <w:rsid w:val="00E046BF"/>
    <w:rsid w:val="00E0730A"/>
    <w:rsid w:val="00E132F2"/>
    <w:rsid w:val="00E150B0"/>
    <w:rsid w:val="00E16436"/>
    <w:rsid w:val="00E20316"/>
    <w:rsid w:val="00E21434"/>
    <w:rsid w:val="00E218A0"/>
    <w:rsid w:val="00E218EC"/>
    <w:rsid w:val="00E22639"/>
    <w:rsid w:val="00E2464F"/>
    <w:rsid w:val="00E246AE"/>
    <w:rsid w:val="00E264FE"/>
    <w:rsid w:val="00E26791"/>
    <w:rsid w:val="00E32D1C"/>
    <w:rsid w:val="00E363E3"/>
    <w:rsid w:val="00E407C5"/>
    <w:rsid w:val="00E45E9B"/>
    <w:rsid w:val="00E46B86"/>
    <w:rsid w:val="00E47350"/>
    <w:rsid w:val="00E473A7"/>
    <w:rsid w:val="00E47DA4"/>
    <w:rsid w:val="00E504CA"/>
    <w:rsid w:val="00E511C4"/>
    <w:rsid w:val="00E51A7D"/>
    <w:rsid w:val="00E524FB"/>
    <w:rsid w:val="00E5610E"/>
    <w:rsid w:val="00E5742B"/>
    <w:rsid w:val="00E57B22"/>
    <w:rsid w:val="00E6117E"/>
    <w:rsid w:val="00E639FD"/>
    <w:rsid w:val="00E63D53"/>
    <w:rsid w:val="00E65A2E"/>
    <w:rsid w:val="00E70B43"/>
    <w:rsid w:val="00E70C29"/>
    <w:rsid w:val="00E768FF"/>
    <w:rsid w:val="00E81D70"/>
    <w:rsid w:val="00E81E78"/>
    <w:rsid w:val="00E82443"/>
    <w:rsid w:val="00E82AC3"/>
    <w:rsid w:val="00E82B7F"/>
    <w:rsid w:val="00E83169"/>
    <w:rsid w:val="00E8342B"/>
    <w:rsid w:val="00E840E4"/>
    <w:rsid w:val="00E8492F"/>
    <w:rsid w:val="00E8590C"/>
    <w:rsid w:val="00E9032C"/>
    <w:rsid w:val="00E90D35"/>
    <w:rsid w:val="00E925C3"/>
    <w:rsid w:val="00E928B5"/>
    <w:rsid w:val="00E943F5"/>
    <w:rsid w:val="00E94791"/>
    <w:rsid w:val="00E95BD2"/>
    <w:rsid w:val="00E96097"/>
    <w:rsid w:val="00EA2668"/>
    <w:rsid w:val="00EA2995"/>
    <w:rsid w:val="00EAF63E"/>
    <w:rsid w:val="00EB20AE"/>
    <w:rsid w:val="00EB2614"/>
    <w:rsid w:val="00EB4A0A"/>
    <w:rsid w:val="00EB525C"/>
    <w:rsid w:val="00EB5D02"/>
    <w:rsid w:val="00EB5F9F"/>
    <w:rsid w:val="00EB7306"/>
    <w:rsid w:val="00EB7865"/>
    <w:rsid w:val="00EC010E"/>
    <w:rsid w:val="00EC3875"/>
    <w:rsid w:val="00EC46B1"/>
    <w:rsid w:val="00EC53D0"/>
    <w:rsid w:val="00EC5E42"/>
    <w:rsid w:val="00ECBAED"/>
    <w:rsid w:val="00ED0158"/>
    <w:rsid w:val="00ED150B"/>
    <w:rsid w:val="00ED1B0B"/>
    <w:rsid w:val="00ED293F"/>
    <w:rsid w:val="00ED52C5"/>
    <w:rsid w:val="00ED5DB7"/>
    <w:rsid w:val="00ED7F1E"/>
    <w:rsid w:val="00EE05CC"/>
    <w:rsid w:val="00EE0F4C"/>
    <w:rsid w:val="00EE151E"/>
    <w:rsid w:val="00EE3E37"/>
    <w:rsid w:val="00EE6CC0"/>
    <w:rsid w:val="00EF1156"/>
    <w:rsid w:val="00EF1892"/>
    <w:rsid w:val="00EF3466"/>
    <w:rsid w:val="00EF35FF"/>
    <w:rsid w:val="00EF3A3F"/>
    <w:rsid w:val="00EF40CB"/>
    <w:rsid w:val="00EF538D"/>
    <w:rsid w:val="00EF5B0B"/>
    <w:rsid w:val="00EF62B0"/>
    <w:rsid w:val="00F054E0"/>
    <w:rsid w:val="00F0789C"/>
    <w:rsid w:val="00F106FE"/>
    <w:rsid w:val="00F14D19"/>
    <w:rsid w:val="00F154FB"/>
    <w:rsid w:val="00F2073D"/>
    <w:rsid w:val="00F2106B"/>
    <w:rsid w:val="00F2260A"/>
    <w:rsid w:val="00F22826"/>
    <w:rsid w:val="00F231D7"/>
    <w:rsid w:val="00F25E89"/>
    <w:rsid w:val="00F26854"/>
    <w:rsid w:val="00F27CD4"/>
    <w:rsid w:val="00F35A82"/>
    <w:rsid w:val="00F379EB"/>
    <w:rsid w:val="00F40DDA"/>
    <w:rsid w:val="00F42846"/>
    <w:rsid w:val="00F43D2A"/>
    <w:rsid w:val="00F4563D"/>
    <w:rsid w:val="00F45AFA"/>
    <w:rsid w:val="00F50E80"/>
    <w:rsid w:val="00F52088"/>
    <w:rsid w:val="00F55471"/>
    <w:rsid w:val="00F56F65"/>
    <w:rsid w:val="00F60E16"/>
    <w:rsid w:val="00F61093"/>
    <w:rsid w:val="00F61C16"/>
    <w:rsid w:val="00F61DF9"/>
    <w:rsid w:val="00F6585F"/>
    <w:rsid w:val="00F66198"/>
    <w:rsid w:val="00F666F5"/>
    <w:rsid w:val="00F66E38"/>
    <w:rsid w:val="00F6C5B6"/>
    <w:rsid w:val="00F71FA3"/>
    <w:rsid w:val="00F7270A"/>
    <w:rsid w:val="00F733C0"/>
    <w:rsid w:val="00F73BEF"/>
    <w:rsid w:val="00F75091"/>
    <w:rsid w:val="00F7562E"/>
    <w:rsid w:val="00F76846"/>
    <w:rsid w:val="00F7711D"/>
    <w:rsid w:val="00F83A6B"/>
    <w:rsid w:val="00F865A3"/>
    <w:rsid w:val="00F86F99"/>
    <w:rsid w:val="00F87511"/>
    <w:rsid w:val="00F905A8"/>
    <w:rsid w:val="00F90731"/>
    <w:rsid w:val="00F90D4C"/>
    <w:rsid w:val="00F9107F"/>
    <w:rsid w:val="00F91674"/>
    <w:rsid w:val="00F943CE"/>
    <w:rsid w:val="00F96003"/>
    <w:rsid w:val="00F96292"/>
    <w:rsid w:val="00F966D2"/>
    <w:rsid w:val="00F96916"/>
    <w:rsid w:val="00FA0288"/>
    <w:rsid w:val="00FA0421"/>
    <w:rsid w:val="00FA0953"/>
    <w:rsid w:val="00FA0B00"/>
    <w:rsid w:val="00FA71A1"/>
    <w:rsid w:val="00FB1E95"/>
    <w:rsid w:val="00FB6348"/>
    <w:rsid w:val="00FB77C5"/>
    <w:rsid w:val="00FC135B"/>
    <w:rsid w:val="00FC1372"/>
    <w:rsid w:val="00FC17F7"/>
    <w:rsid w:val="00FC1E77"/>
    <w:rsid w:val="00FC23EA"/>
    <w:rsid w:val="00FC53A9"/>
    <w:rsid w:val="00FC6AF1"/>
    <w:rsid w:val="00FC7DA9"/>
    <w:rsid w:val="00FD0925"/>
    <w:rsid w:val="00FD1143"/>
    <w:rsid w:val="00FD588C"/>
    <w:rsid w:val="00FD5A52"/>
    <w:rsid w:val="00FD77C7"/>
    <w:rsid w:val="00FE0362"/>
    <w:rsid w:val="00FE1675"/>
    <w:rsid w:val="00FE1EE0"/>
    <w:rsid w:val="00FE2684"/>
    <w:rsid w:val="00FE3092"/>
    <w:rsid w:val="00FE3EA9"/>
    <w:rsid w:val="00FE4F20"/>
    <w:rsid w:val="00FE74E5"/>
    <w:rsid w:val="00FF1132"/>
    <w:rsid w:val="00FF16A6"/>
    <w:rsid w:val="00FF1E20"/>
    <w:rsid w:val="00FF30D3"/>
    <w:rsid w:val="00FF4563"/>
    <w:rsid w:val="016C4D77"/>
    <w:rsid w:val="01A0C9AF"/>
    <w:rsid w:val="01A9CD42"/>
    <w:rsid w:val="01B7C5F3"/>
    <w:rsid w:val="01C23030"/>
    <w:rsid w:val="01DF0966"/>
    <w:rsid w:val="01EC4776"/>
    <w:rsid w:val="0214F53F"/>
    <w:rsid w:val="024FE4D0"/>
    <w:rsid w:val="026F316E"/>
    <w:rsid w:val="0292F5F3"/>
    <w:rsid w:val="02B0FF1D"/>
    <w:rsid w:val="03276349"/>
    <w:rsid w:val="03337D07"/>
    <w:rsid w:val="034580BF"/>
    <w:rsid w:val="0365903E"/>
    <w:rsid w:val="037904C2"/>
    <w:rsid w:val="039318DF"/>
    <w:rsid w:val="039F5B78"/>
    <w:rsid w:val="03A4944B"/>
    <w:rsid w:val="03B5C989"/>
    <w:rsid w:val="03BC0DD6"/>
    <w:rsid w:val="03D9F720"/>
    <w:rsid w:val="03F1304D"/>
    <w:rsid w:val="03FAA772"/>
    <w:rsid w:val="0420BD5A"/>
    <w:rsid w:val="04220A3B"/>
    <w:rsid w:val="043891DC"/>
    <w:rsid w:val="043E81B4"/>
    <w:rsid w:val="044F34FE"/>
    <w:rsid w:val="046955AE"/>
    <w:rsid w:val="04752A8E"/>
    <w:rsid w:val="04777D33"/>
    <w:rsid w:val="0480BEEA"/>
    <w:rsid w:val="04862ECB"/>
    <w:rsid w:val="048CB459"/>
    <w:rsid w:val="04986B81"/>
    <w:rsid w:val="04B4DB59"/>
    <w:rsid w:val="04DCF4C9"/>
    <w:rsid w:val="04EDD9A9"/>
    <w:rsid w:val="04F66F21"/>
    <w:rsid w:val="050576E1"/>
    <w:rsid w:val="05084917"/>
    <w:rsid w:val="051D840D"/>
    <w:rsid w:val="05332304"/>
    <w:rsid w:val="053CA2C2"/>
    <w:rsid w:val="057E2DEE"/>
    <w:rsid w:val="05B1689D"/>
    <w:rsid w:val="05C333AB"/>
    <w:rsid w:val="05FCE3F6"/>
    <w:rsid w:val="06068F58"/>
    <w:rsid w:val="060B54DB"/>
    <w:rsid w:val="062D15B7"/>
    <w:rsid w:val="06543443"/>
    <w:rsid w:val="067B8708"/>
    <w:rsid w:val="068A7129"/>
    <w:rsid w:val="069839F9"/>
    <w:rsid w:val="06B13F5E"/>
    <w:rsid w:val="06E66BEA"/>
    <w:rsid w:val="0703C9F0"/>
    <w:rsid w:val="0724669C"/>
    <w:rsid w:val="0729DA5B"/>
    <w:rsid w:val="0731840B"/>
    <w:rsid w:val="0733027C"/>
    <w:rsid w:val="073B99D0"/>
    <w:rsid w:val="0755CA7B"/>
    <w:rsid w:val="07675E92"/>
    <w:rsid w:val="078B527B"/>
    <w:rsid w:val="078BD1CC"/>
    <w:rsid w:val="078C2347"/>
    <w:rsid w:val="07971547"/>
    <w:rsid w:val="07A22AC5"/>
    <w:rsid w:val="07A9961D"/>
    <w:rsid w:val="07AA91F5"/>
    <w:rsid w:val="07AC1C11"/>
    <w:rsid w:val="07BD697E"/>
    <w:rsid w:val="07FD7436"/>
    <w:rsid w:val="08241600"/>
    <w:rsid w:val="082BD35F"/>
    <w:rsid w:val="082D8F7C"/>
    <w:rsid w:val="082FAFA6"/>
    <w:rsid w:val="083A60B6"/>
    <w:rsid w:val="083B2878"/>
    <w:rsid w:val="08483BB1"/>
    <w:rsid w:val="084B4C43"/>
    <w:rsid w:val="0865124D"/>
    <w:rsid w:val="087E417E"/>
    <w:rsid w:val="0890955D"/>
    <w:rsid w:val="08BDE333"/>
    <w:rsid w:val="08D6C3F9"/>
    <w:rsid w:val="091C5B3E"/>
    <w:rsid w:val="0947D4BB"/>
    <w:rsid w:val="096BB8D7"/>
    <w:rsid w:val="097A102E"/>
    <w:rsid w:val="097F313B"/>
    <w:rsid w:val="0981C7F9"/>
    <w:rsid w:val="09C8A05C"/>
    <w:rsid w:val="09D51758"/>
    <w:rsid w:val="09DCAC57"/>
    <w:rsid w:val="09F9E05B"/>
    <w:rsid w:val="0A14B625"/>
    <w:rsid w:val="0A21DE06"/>
    <w:rsid w:val="0A2EF4BF"/>
    <w:rsid w:val="0A5CF1BC"/>
    <w:rsid w:val="0A816981"/>
    <w:rsid w:val="0A8933A0"/>
    <w:rsid w:val="0A8A9C32"/>
    <w:rsid w:val="0A8EABCF"/>
    <w:rsid w:val="0AABDB17"/>
    <w:rsid w:val="0AAF54E5"/>
    <w:rsid w:val="0AC88E6C"/>
    <w:rsid w:val="0ACF3BDD"/>
    <w:rsid w:val="0AE2181D"/>
    <w:rsid w:val="0B21CA29"/>
    <w:rsid w:val="0B23C0F2"/>
    <w:rsid w:val="0B32FCB5"/>
    <w:rsid w:val="0B4F77AA"/>
    <w:rsid w:val="0B6A97A3"/>
    <w:rsid w:val="0B80C411"/>
    <w:rsid w:val="0B83161A"/>
    <w:rsid w:val="0B944746"/>
    <w:rsid w:val="0B9F6EAA"/>
    <w:rsid w:val="0BA99096"/>
    <w:rsid w:val="0BB3E8EB"/>
    <w:rsid w:val="0BC8AE9D"/>
    <w:rsid w:val="0BDC6694"/>
    <w:rsid w:val="0BED00BB"/>
    <w:rsid w:val="0BED35E1"/>
    <w:rsid w:val="0C03B6B4"/>
    <w:rsid w:val="0C0821C2"/>
    <w:rsid w:val="0C0A7958"/>
    <w:rsid w:val="0C1251C2"/>
    <w:rsid w:val="0C210AFE"/>
    <w:rsid w:val="0C27E28C"/>
    <w:rsid w:val="0C2FF9CC"/>
    <w:rsid w:val="0C32FF0C"/>
    <w:rsid w:val="0C8612C8"/>
    <w:rsid w:val="0C8FD9E4"/>
    <w:rsid w:val="0C976AF6"/>
    <w:rsid w:val="0CA161DF"/>
    <w:rsid w:val="0CAD60BC"/>
    <w:rsid w:val="0CCD136D"/>
    <w:rsid w:val="0CD4F9DB"/>
    <w:rsid w:val="0CEAAE04"/>
    <w:rsid w:val="0CED9C35"/>
    <w:rsid w:val="0D0CEFA7"/>
    <w:rsid w:val="0D1C4C2E"/>
    <w:rsid w:val="0D3554DE"/>
    <w:rsid w:val="0D35CA8E"/>
    <w:rsid w:val="0D41E871"/>
    <w:rsid w:val="0D4F1504"/>
    <w:rsid w:val="0D6190DB"/>
    <w:rsid w:val="0D6F0BC6"/>
    <w:rsid w:val="0D7A9C1A"/>
    <w:rsid w:val="0D843B34"/>
    <w:rsid w:val="0DBD659E"/>
    <w:rsid w:val="0DF118ED"/>
    <w:rsid w:val="0DF4071A"/>
    <w:rsid w:val="0E215C88"/>
    <w:rsid w:val="0E217AB3"/>
    <w:rsid w:val="0E2F47FF"/>
    <w:rsid w:val="0E385DED"/>
    <w:rsid w:val="0E5D2F62"/>
    <w:rsid w:val="0EC497F4"/>
    <w:rsid w:val="0EC674A5"/>
    <w:rsid w:val="0ECE064D"/>
    <w:rsid w:val="0EE06C9B"/>
    <w:rsid w:val="0F01D439"/>
    <w:rsid w:val="0F795AB5"/>
    <w:rsid w:val="0F7B27AA"/>
    <w:rsid w:val="0F93BDEA"/>
    <w:rsid w:val="0FB82B79"/>
    <w:rsid w:val="0FDDA3F7"/>
    <w:rsid w:val="0FF5BA53"/>
    <w:rsid w:val="10116DF5"/>
    <w:rsid w:val="1059E33E"/>
    <w:rsid w:val="107634E9"/>
    <w:rsid w:val="10821EEC"/>
    <w:rsid w:val="10951CB6"/>
    <w:rsid w:val="10B7F494"/>
    <w:rsid w:val="10D872F5"/>
    <w:rsid w:val="10FA42D7"/>
    <w:rsid w:val="11065235"/>
    <w:rsid w:val="110E4362"/>
    <w:rsid w:val="112735C7"/>
    <w:rsid w:val="11460115"/>
    <w:rsid w:val="114F790F"/>
    <w:rsid w:val="11627294"/>
    <w:rsid w:val="11A87DFE"/>
    <w:rsid w:val="11A98054"/>
    <w:rsid w:val="11AEC963"/>
    <w:rsid w:val="11CA6180"/>
    <w:rsid w:val="11CD4BB8"/>
    <w:rsid w:val="11D11017"/>
    <w:rsid w:val="11FFDA40"/>
    <w:rsid w:val="121D26C6"/>
    <w:rsid w:val="1231239F"/>
    <w:rsid w:val="1237A2C9"/>
    <w:rsid w:val="125605C4"/>
    <w:rsid w:val="125FF7BF"/>
    <w:rsid w:val="1265A22F"/>
    <w:rsid w:val="127FFA59"/>
    <w:rsid w:val="1281F5EE"/>
    <w:rsid w:val="129089BE"/>
    <w:rsid w:val="12B7035C"/>
    <w:rsid w:val="12CD929E"/>
    <w:rsid w:val="12F52AE3"/>
    <w:rsid w:val="12F98B9A"/>
    <w:rsid w:val="130E7B84"/>
    <w:rsid w:val="1317A5AA"/>
    <w:rsid w:val="13258E43"/>
    <w:rsid w:val="132B3EF5"/>
    <w:rsid w:val="133A7D8E"/>
    <w:rsid w:val="1343683E"/>
    <w:rsid w:val="134697FE"/>
    <w:rsid w:val="134A0422"/>
    <w:rsid w:val="137D951B"/>
    <w:rsid w:val="1381C469"/>
    <w:rsid w:val="1398CC09"/>
    <w:rsid w:val="13B8FFE5"/>
    <w:rsid w:val="13BE675F"/>
    <w:rsid w:val="13F4BE2D"/>
    <w:rsid w:val="14073FB9"/>
    <w:rsid w:val="14468846"/>
    <w:rsid w:val="14554CB6"/>
    <w:rsid w:val="146F7698"/>
    <w:rsid w:val="147065C2"/>
    <w:rsid w:val="14741756"/>
    <w:rsid w:val="14858F50"/>
    <w:rsid w:val="14A4202D"/>
    <w:rsid w:val="14A921B0"/>
    <w:rsid w:val="14BC0FC0"/>
    <w:rsid w:val="14EB7A78"/>
    <w:rsid w:val="14FA5A09"/>
    <w:rsid w:val="150373DB"/>
    <w:rsid w:val="1504EB06"/>
    <w:rsid w:val="156C1B5B"/>
    <w:rsid w:val="1571CB7D"/>
    <w:rsid w:val="1581DD35"/>
    <w:rsid w:val="15ADE7AD"/>
    <w:rsid w:val="15CC9F9E"/>
    <w:rsid w:val="15E1F84A"/>
    <w:rsid w:val="15EF85CB"/>
    <w:rsid w:val="16155532"/>
    <w:rsid w:val="164545A6"/>
    <w:rsid w:val="165F6CB7"/>
    <w:rsid w:val="16764BB3"/>
    <w:rsid w:val="16865C1C"/>
    <w:rsid w:val="1693109A"/>
    <w:rsid w:val="1698745C"/>
    <w:rsid w:val="16A7FA92"/>
    <w:rsid w:val="16B77EBC"/>
    <w:rsid w:val="16B84E18"/>
    <w:rsid w:val="16BCF004"/>
    <w:rsid w:val="16BE5A85"/>
    <w:rsid w:val="16C4AC89"/>
    <w:rsid w:val="16C69FAF"/>
    <w:rsid w:val="17019EFC"/>
    <w:rsid w:val="173BC8F2"/>
    <w:rsid w:val="1751EC60"/>
    <w:rsid w:val="179C9344"/>
    <w:rsid w:val="17BC426D"/>
    <w:rsid w:val="17CB8D57"/>
    <w:rsid w:val="1802D775"/>
    <w:rsid w:val="183121C8"/>
    <w:rsid w:val="1833F28A"/>
    <w:rsid w:val="18953062"/>
    <w:rsid w:val="18B9B0F2"/>
    <w:rsid w:val="18CB0B2F"/>
    <w:rsid w:val="1900425C"/>
    <w:rsid w:val="191479BA"/>
    <w:rsid w:val="19682877"/>
    <w:rsid w:val="198CB5B5"/>
    <w:rsid w:val="1995C2B5"/>
    <w:rsid w:val="199C143C"/>
    <w:rsid w:val="19BB0F6D"/>
    <w:rsid w:val="19C6744C"/>
    <w:rsid w:val="19EA32F3"/>
    <w:rsid w:val="19F1694D"/>
    <w:rsid w:val="19FFEED8"/>
    <w:rsid w:val="1A05AE5B"/>
    <w:rsid w:val="1A457678"/>
    <w:rsid w:val="1A57DACF"/>
    <w:rsid w:val="1A98F6B7"/>
    <w:rsid w:val="1AD5FF62"/>
    <w:rsid w:val="1B151A4B"/>
    <w:rsid w:val="1B234F3B"/>
    <w:rsid w:val="1B3D517D"/>
    <w:rsid w:val="1B410E39"/>
    <w:rsid w:val="1B5172F1"/>
    <w:rsid w:val="1B6FA34D"/>
    <w:rsid w:val="1B7A9A2F"/>
    <w:rsid w:val="1B82ADA9"/>
    <w:rsid w:val="1B9C9B83"/>
    <w:rsid w:val="1B9E1CEC"/>
    <w:rsid w:val="1B9E5C03"/>
    <w:rsid w:val="1BAEAE13"/>
    <w:rsid w:val="1BB3AAEC"/>
    <w:rsid w:val="1BB526C1"/>
    <w:rsid w:val="1BDF5895"/>
    <w:rsid w:val="1BE0B827"/>
    <w:rsid w:val="1C3D3264"/>
    <w:rsid w:val="1C41E74D"/>
    <w:rsid w:val="1C599D6F"/>
    <w:rsid w:val="1C5FA989"/>
    <w:rsid w:val="1C7F812A"/>
    <w:rsid w:val="1C967F92"/>
    <w:rsid w:val="1C97AC67"/>
    <w:rsid w:val="1CAF3156"/>
    <w:rsid w:val="1CE5E86A"/>
    <w:rsid w:val="1CEA0C98"/>
    <w:rsid w:val="1CF1801A"/>
    <w:rsid w:val="1D0BDDDF"/>
    <w:rsid w:val="1D13FC4D"/>
    <w:rsid w:val="1D3DAE71"/>
    <w:rsid w:val="1D56D4F6"/>
    <w:rsid w:val="1D6BF8E7"/>
    <w:rsid w:val="1D98756C"/>
    <w:rsid w:val="1DD77EFC"/>
    <w:rsid w:val="1DEC051E"/>
    <w:rsid w:val="1E0EB0AD"/>
    <w:rsid w:val="1E134664"/>
    <w:rsid w:val="1E152E3F"/>
    <w:rsid w:val="1E1B5D81"/>
    <w:rsid w:val="1E3F744C"/>
    <w:rsid w:val="1E5BCC68"/>
    <w:rsid w:val="1E651064"/>
    <w:rsid w:val="1E80F29E"/>
    <w:rsid w:val="1ED38E9F"/>
    <w:rsid w:val="1ED60E8E"/>
    <w:rsid w:val="1EEA0FE4"/>
    <w:rsid w:val="1F1480C9"/>
    <w:rsid w:val="1F202BF6"/>
    <w:rsid w:val="1F205D93"/>
    <w:rsid w:val="1F3AE0F5"/>
    <w:rsid w:val="1F60E69E"/>
    <w:rsid w:val="1F80CE15"/>
    <w:rsid w:val="1F86BC8C"/>
    <w:rsid w:val="1F8C34F7"/>
    <w:rsid w:val="1F9A22BE"/>
    <w:rsid w:val="1FA871D9"/>
    <w:rsid w:val="1FB0AFF7"/>
    <w:rsid w:val="1FBB9627"/>
    <w:rsid w:val="1FC9E02D"/>
    <w:rsid w:val="1FCD202C"/>
    <w:rsid w:val="1FD12038"/>
    <w:rsid w:val="1FEBC67A"/>
    <w:rsid w:val="20069DB7"/>
    <w:rsid w:val="20089724"/>
    <w:rsid w:val="20557C0F"/>
    <w:rsid w:val="2078C01D"/>
    <w:rsid w:val="2089A9E7"/>
    <w:rsid w:val="20A56207"/>
    <w:rsid w:val="20B1841B"/>
    <w:rsid w:val="20B5EC87"/>
    <w:rsid w:val="20BC66B0"/>
    <w:rsid w:val="20C47E41"/>
    <w:rsid w:val="20D0A5D1"/>
    <w:rsid w:val="20D3771E"/>
    <w:rsid w:val="20F8778F"/>
    <w:rsid w:val="20FE0411"/>
    <w:rsid w:val="215764D3"/>
    <w:rsid w:val="2163D830"/>
    <w:rsid w:val="216AAEAD"/>
    <w:rsid w:val="217A014F"/>
    <w:rsid w:val="21860981"/>
    <w:rsid w:val="2187007C"/>
    <w:rsid w:val="219126BD"/>
    <w:rsid w:val="21ACCD3C"/>
    <w:rsid w:val="21C2BDB8"/>
    <w:rsid w:val="21D1C906"/>
    <w:rsid w:val="21D886DD"/>
    <w:rsid w:val="222476BD"/>
    <w:rsid w:val="222BF548"/>
    <w:rsid w:val="222EDC1B"/>
    <w:rsid w:val="22D7EEDE"/>
    <w:rsid w:val="22F69847"/>
    <w:rsid w:val="22FD8308"/>
    <w:rsid w:val="230A41E2"/>
    <w:rsid w:val="230D0C42"/>
    <w:rsid w:val="23100014"/>
    <w:rsid w:val="231FCDA8"/>
    <w:rsid w:val="23239591"/>
    <w:rsid w:val="232BC2D4"/>
    <w:rsid w:val="237A4916"/>
    <w:rsid w:val="23874346"/>
    <w:rsid w:val="238E24E4"/>
    <w:rsid w:val="23A756FD"/>
    <w:rsid w:val="23EDA349"/>
    <w:rsid w:val="24089B93"/>
    <w:rsid w:val="240D5550"/>
    <w:rsid w:val="240EE968"/>
    <w:rsid w:val="240FE241"/>
    <w:rsid w:val="241FF18A"/>
    <w:rsid w:val="2447A1B8"/>
    <w:rsid w:val="244A330C"/>
    <w:rsid w:val="246311EF"/>
    <w:rsid w:val="24D47A47"/>
    <w:rsid w:val="24E0FBAE"/>
    <w:rsid w:val="24E43637"/>
    <w:rsid w:val="25284858"/>
    <w:rsid w:val="2528E9BD"/>
    <w:rsid w:val="252FCACC"/>
    <w:rsid w:val="25371B74"/>
    <w:rsid w:val="25ADCDCA"/>
    <w:rsid w:val="25B63114"/>
    <w:rsid w:val="25BC8720"/>
    <w:rsid w:val="25CDBE54"/>
    <w:rsid w:val="25EDC6C1"/>
    <w:rsid w:val="2607507A"/>
    <w:rsid w:val="2638F338"/>
    <w:rsid w:val="26407214"/>
    <w:rsid w:val="2647A6C5"/>
    <w:rsid w:val="269EDBFD"/>
    <w:rsid w:val="26CEB2C0"/>
    <w:rsid w:val="26D536A6"/>
    <w:rsid w:val="26F4EF55"/>
    <w:rsid w:val="27055139"/>
    <w:rsid w:val="270B778F"/>
    <w:rsid w:val="271F4CDF"/>
    <w:rsid w:val="2730C2FC"/>
    <w:rsid w:val="27687CB9"/>
    <w:rsid w:val="27A31DE6"/>
    <w:rsid w:val="27A95B45"/>
    <w:rsid w:val="27AC695F"/>
    <w:rsid w:val="27B6B173"/>
    <w:rsid w:val="27F2B28E"/>
    <w:rsid w:val="281221D1"/>
    <w:rsid w:val="282B0F6A"/>
    <w:rsid w:val="28AA326A"/>
    <w:rsid w:val="28AC474C"/>
    <w:rsid w:val="28C714E1"/>
    <w:rsid w:val="28D03D1D"/>
    <w:rsid w:val="290A7DFE"/>
    <w:rsid w:val="290AA88B"/>
    <w:rsid w:val="292027A1"/>
    <w:rsid w:val="293A03F9"/>
    <w:rsid w:val="293D9DD5"/>
    <w:rsid w:val="294BA935"/>
    <w:rsid w:val="295F8AC2"/>
    <w:rsid w:val="296525CF"/>
    <w:rsid w:val="296F2603"/>
    <w:rsid w:val="29783466"/>
    <w:rsid w:val="2986D811"/>
    <w:rsid w:val="298B47BF"/>
    <w:rsid w:val="299450FD"/>
    <w:rsid w:val="29AFE183"/>
    <w:rsid w:val="29C4D600"/>
    <w:rsid w:val="29EA584A"/>
    <w:rsid w:val="29F7CE80"/>
    <w:rsid w:val="2A00B100"/>
    <w:rsid w:val="2A077E1A"/>
    <w:rsid w:val="2A175BFE"/>
    <w:rsid w:val="2A20E19D"/>
    <w:rsid w:val="2A367367"/>
    <w:rsid w:val="2A6BD287"/>
    <w:rsid w:val="2AB2AA58"/>
    <w:rsid w:val="2AC57FC1"/>
    <w:rsid w:val="2AD0D185"/>
    <w:rsid w:val="2AE78047"/>
    <w:rsid w:val="2B0A6EAD"/>
    <w:rsid w:val="2B0C3CE9"/>
    <w:rsid w:val="2B1C1C08"/>
    <w:rsid w:val="2B28C80A"/>
    <w:rsid w:val="2B3E3F2C"/>
    <w:rsid w:val="2B529B8C"/>
    <w:rsid w:val="2B636BC5"/>
    <w:rsid w:val="2B86E2C8"/>
    <w:rsid w:val="2B945A7C"/>
    <w:rsid w:val="2B9DF53C"/>
    <w:rsid w:val="2BC9CDD4"/>
    <w:rsid w:val="2C009330"/>
    <w:rsid w:val="2C0BFB3A"/>
    <w:rsid w:val="2C0E0A20"/>
    <w:rsid w:val="2C19B05E"/>
    <w:rsid w:val="2C2D48C3"/>
    <w:rsid w:val="2C3989F8"/>
    <w:rsid w:val="2C410F67"/>
    <w:rsid w:val="2C43B569"/>
    <w:rsid w:val="2C5C81D5"/>
    <w:rsid w:val="2C6803DC"/>
    <w:rsid w:val="2C73317C"/>
    <w:rsid w:val="2C87042B"/>
    <w:rsid w:val="2C9A24D8"/>
    <w:rsid w:val="2C9D5717"/>
    <w:rsid w:val="2CABA4E9"/>
    <w:rsid w:val="2CB8DB0A"/>
    <w:rsid w:val="2CC79B85"/>
    <w:rsid w:val="2CC9CE21"/>
    <w:rsid w:val="2CCE1121"/>
    <w:rsid w:val="2CD2F9B5"/>
    <w:rsid w:val="2CDE25C4"/>
    <w:rsid w:val="2CEA8BDA"/>
    <w:rsid w:val="2CF11BB9"/>
    <w:rsid w:val="2CFE038B"/>
    <w:rsid w:val="2D0840B5"/>
    <w:rsid w:val="2D1FEB09"/>
    <w:rsid w:val="2D2761E3"/>
    <w:rsid w:val="2D2945E9"/>
    <w:rsid w:val="2D547679"/>
    <w:rsid w:val="2D56B967"/>
    <w:rsid w:val="2DD3F7EF"/>
    <w:rsid w:val="2DDFC3F3"/>
    <w:rsid w:val="2DE8F010"/>
    <w:rsid w:val="2E186200"/>
    <w:rsid w:val="2E2E3724"/>
    <w:rsid w:val="2E3413E0"/>
    <w:rsid w:val="2E4BE974"/>
    <w:rsid w:val="2E4EDBBA"/>
    <w:rsid w:val="2E7E3C19"/>
    <w:rsid w:val="2E8AE564"/>
    <w:rsid w:val="2EA76446"/>
    <w:rsid w:val="2EAC84F3"/>
    <w:rsid w:val="2EB0EF23"/>
    <w:rsid w:val="2EBBD92D"/>
    <w:rsid w:val="2F096F45"/>
    <w:rsid w:val="2F229C0A"/>
    <w:rsid w:val="2F2691B6"/>
    <w:rsid w:val="2F2A0112"/>
    <w:rsid w:val="2F57366A"/>
    <w:rsid w:val="2F6AFF39"/>
    <w:rsid w:val="2F80AB60"/>
    <w:rsid w:val="2F997252"/>
    <w:rsid w:val="2FB2F8AE"/>
    <w:rsid w:val="2FB5F619"/>
    <w:rsid w:val="2FCDCC8B"/>
    <w:rsid w:val="2FCF754B"/>
    <w:rsid w:val="2FF37505"/>
    <w:rsid w:val="3007E519"/>
    <w:rsid w:val="30182347"/>
    <w:rsid w:val="301F778B"/>
    <w:rsid w:val="3038D7C0"/>
    <w:rsid w:val="3038FF0B"/>
    <w:rsid w:val="30904542"/>
    <w:rsid w:val="30ED1965"/>
    <w:rsid w:val="3110BDD5"/>
    <w:rsid w:val="312771AF"/>
    <w:rsid w:val="31665A7C"/>
    <w:rsid w:val="3167FF92"/>
    <w:rsid w:val="317AE634"/>
    <w:rsid w:val="318F49B3"/>
    <w:rsid w:val="31ABB5D3"/>
    <w:rsid w:val="31C63B2F"/>
    <w:rsid w:val="31E35120"/>
    <w:rsid w:val="31E950F1"/>
    <w:rsid w:val="31F53599"/>
    <w:rsid w:val="320CAC6D"/>
    <w:rsid w:val="320D5882"/>
    <w:rsid w:val="322B89BA"/>
    <w:rsid w:val="324E216F"/>
    <w:rsid w:val="32581A7C"/>
    <w:rsid w:val="32635398"/>
    <w:rsid w:val="32C27353"/>
    <w:rsid w:val="32C4B4FA"/>
    <w:rsid w:val="32C898B4"/>
    <w:rsid w:val="32DF1CA7"/>
    <w:rsid w:val="33333F24"/>
    <w:rsid w:val="333DE93A"/>
    <w:rsid w:val="3373DDA8"/>
    <w:rsid w:val="33771DAA"/>
    <w:rsid w:val="339DA235"/>
    <w:rsid w:val="33A79B5F"/>
    <w:rsid w:val="33DBA1BC"/>
    <w:rsid w:val="33F649DE"/>
    <w:rsid w:val="3400CFF8"/>
    <w:rsid w:val="3438C703"/>
    <w:rsid w:val="34568E11"/>
    <w:rsid w:val="345825E0"/>
    <w:rsid w:val="346A4F2A"/>
    <w:rsid w:val="3471EDB2"/>
    <w:rsid w:val="347B2AC7"/>
    <w:rsid w:val="34B3FEAD"/>
    <w:rsid w:val="34DB37D7"/>
    <w:rsid w:val="34F4092D"/>
    <w:rsid w:val="34FB2244"/>
    <w:rsid w:val="350584A2"/>
    <w:rsid w:val="350FA2F8"/>
    <w:rsid w:val="351D0DEE"/>
    <w:rsid w:val="352B627F"/>
    <w:rsid w:val="3539E024"/>
    <w:rsid w:val="3568B955"/>
    <w:rsid w:val="356AB498"/>
    <w:rsid w:val="3572AD31"/>
    <w:rsid w:val="35856B25"/>
    <w:rsid w:val="3586A8B2"/>
    <w:rsid w:val="35940692"/>
    <w:rsid w:val="35C565C7"/>
    <w:rsid w:val="35CDA4D2"/>
    <w:rsid w:val="35D2E9BC"/>
    <w:rsid w:val="35E1FEDC"/>
    <w:rsid w:val="35E7FB02"/>
    <w:rsid w:val="35EA042F"/>
    <w:rsid w:val="3622A4EF"/>
    <w:rsid w:val="3650F761"/>
    <w:rsid w:val="365EDEFC"/>
    <w:rsid w:val="36885C76"/>
    <w:rsid w:val="368F5B43"/>
    <w:rsid w:val="369BD8F8"/>
    <w:rsid w:val="36EA6F4F"/>
    <w:rsid w:val="36F8D1CE"/>
    <w:rsid w:val="3711D502"/>
    <w:rsid w:val="372ECEE3"/>
    <w:rsid w:val="3756B65E"/>
    <w:rsid w:val="37732410"/>
    <w:rsid w:val="379D2832"/>
    <w:rsid w:val="37A1C309"/>
    <w:rsid w:val="37AA9DA3"/>
    <w:rsid w:val="37B55409"/>
    <w:rsid w:val="37D614E7"/>
    <w:rsid w:val="37E5B9AC"/>
    <w:rsid w:val="37FF0A58"/>
    <w:rsid w:val="37FFD7E8"/>
    <w:rsid w:val="380D92FA"/>
    <w:rsid w:val="38168F81"/>
    <w:rsid w:val="3836ACBB"/>
    <w:rsid w:val="384F8257"/>
    <w:rsid w:val="386E9722"/>
    <w:rsid w:val="386F914F"/>
    <w:rsid w:val="3871F6C2"/>
    <w:rsid w:val="3894738F"/>
    <w:rsid w:val="38B240AD"/>
    <w:rsid w:val="38B42EAC"/>
    <w:rsid w:val="38BB5FEA"/>
    <w:rsid w:val="38BFE1D6"/>
    <w:rsid w:val="38E6B644"/>
    <w:rsid w:val="3904AD4F"/>
    <w:rsid w:val="3932CCE3"/>
    <w:rsid w:val="3940A0A8"/>
    <w:rsid w:val="394BF57A"/>
    <w:rsid w:val="3953E57E"/>
    <w:rsid w:val="395AC11B"/>
    <w:rsid w:val="395F0C33"/>
    <w:rsid w:val="3968B569"/>
    <w:rsid w:val="397A63FE"/>
    <w:rsid w:val="3981D841"/>
    <w:rsid w:val="39A46F39"/>
    <w:rsid w:val="39C7586A"/>
    <w:rsid w:val="39E8DB98"/>
    <w:rsid w:val="39EFBEE1"/>
    <w:rsid w:val="39FD53D1"/>
    <w:rsid w:val="3A0EB101"/>
    <w:rsid w:val="3A21632E"/>
    <w:rsid w:val="3A21C637"/>
    <w:rsid w:val="3A479E8C"/>
    <w:rsid w:val="3A47AAB1"/>
    <w:rsid w:val="3A515A07"/>
    <w:rsid w:val="3A517547"/>
    <w:rsid w:val="3A5C5007"/>
    <w:rsid w:val="3A7156B2"/>
    <w:rsid w:val="3A8D62BE"/>
    <w:rsid w:val="3A8EB133"/>
    <w:rsid w:val="3AABA9D6"/>
    <w:rsid w:val="3AB90790"/>
    <w:rsid w:val="3AE148A5"/>
    <w:rsid w:val="3B041047"/>
    <w:rsid w:val="3B07042D"/>
    <w:rsid w:val="3B138EE7"/>
    <w:rsid w:val="3B210C33"/>
    <w:rsid w:val="3B2FDC25"/>
    <w:rsid w:val="3B4F8536"/>
    <w:rsid w:val="3BB3EC10"/>
    <w:rsid w:val="3BBFD407"/>
    <w:rsid w:val="3BFB103E"/>
    <w:rsid w:val="3C05FF32"/>
    <w:rsid w:val="3C16AE62"/>
    <w:rsid w:val="3C63DB0B"/>
    <w:rsid w:val="3C9E96FF"/>
    <w:rsid w:val="3CA73D83"/>
    <w:rsid w:val="3CC6032F"/>
    <w:rsid w:val="3CC79056"/>
    <w:rsid w:val="3CC7CF3D"/>
    <w:rsid w:val="3CC88AFC"/>
    <w:rsid w:val="3CE57305"/>
    <w:rsid w:val="3CF0ECE5"/>
    <w:rsid w:val="3D075DC2"/>
    <w:rsid w:val="3D22FD3E"/>
    <w:rsid w:val="3D5A1749"/>
    <w:rsid w:val="3D5B2F8E"/>
    <w:rsid w:val="3D73551A"/>
    <w:rsid w:val="3D981E06"/>
    <w:rsid w:val="3DA073C6"/>
    <w:rsid w:val="3DAB8CE6"/>
    <w:rsid w:val="3DC1B055"/>
    <w:rsid w:val="3DC2A986"/>
    <w:rsid w:val="3DC80EA8"/>
    <w:rsid w:val="3DF76800"/>
    <w:rsid w:val="3E1BBF02"/>
    <w:rsid w:val="3E2267E9"/>
    <w:rsid w:val="3E24EA73"/>
    <w:rsid w:val="3E56DC07"/>
    <w:rsid w:val="3E58339E"/>
    <w:rsid w:val="3E5DF473"/>
    <w:rsid w:val="3E74004E"/>
    <w:rsid w:val="3EB7664A"/>
    <w:rsid w:val="3EBB8E5A"/>
    <w:rsid w:val="3ED40826"/>
    <w:rsid w:val="3EDD3315"/>
    <w:rsid w:val="3F01DAA3"/>
    <w:rsid w:val="3F04C1A1"/>
    <w:rsid w:val="3F0AA1A5"/>
    <w:rsid w:val="3F0ED836"/>
    <w:rsid w:val="3F1447F0"/>
    <w:rsid w:val="3F448BE7"/>
    <w:rsid w:val="3F67F8F1"/>
    <w:rsid w:val="3F750DE7"/>
    <w:rsid w:val="3FD8783C"/>
    <w:rsid w:val="4043BCEF"/>
    <w:rsid w:val="406086C4"/>
    <w:rsid w:val="4092FB6C"/>
    <w:rsid w:val="40A946ED"/>
    <w:rsid w:val="40B7FA56"/>
    <w:rsid w:val="40E221A7"/>
    <w:rsid w:val="40F02966"/>
    <w:rsid w:val="41040742"/>
    <w:rsid w:val="4129B718"/>
    <w:rsid w:val="413D04E3"/>
    <w:rsid w:val="4142FFCD"/>
    <w:rsid w:val="41602BA7"/>
    <w:rsid w:val="41670B62"/>
    <w:rsid w:val="416A2A01"/>
    <w:rsid w:val="419199BF"/>
    <w:rsid w:val="419D724E"/>
    <w:rsid w:val="41A7037E"/>
    <w:rsid w:val="41CBAE1D"/>
    <w:rsid w:val="41F5F9BD"/>
    <w:rsid w:val="41FFC49B"/>
    <w:rsid w:val="4205EEC5"/>
    <w:rsid w:val="421AA8EC"/>
    <w:rsid w:val="422A57EA"/>
    <w:rsid w:val="422F1947"/>
    <w:rsid w:val="429FAA18"/>
    <w:rsid w:val="42C6F95E"/>
    <w:rsid w:val="42CA5BC4"/>
    <w:rsid w:val="42FD7DB9"/>
    <w:rsid w:val="43072A9D"/>
    <w:rsid w:val="43211B95"/>
    <w:rsid w:val="4322C111"/>
    <w:rsid w:val="432BD4F3"/>
    <w:rsid w:val="433819E8"/>
    <w:rsid w:val="43465794"/>
    <w:rsid w:val="43566271"/>
    <w:rsid w:val="4377030D"/>
    <w:rsid w:val="437F7C99"/>
    <w:rsid w:val="43992E6E"/>
    <w:rsid w:val="43B23BAB"/>
    <w:rsid w:val="440C2F7C"/>
    <w:rsid w:val="442DAC42"/>
    <w:rsid w:val="44B6450F"/>
    <w:rsid w:val="44E34606"/>
    <w:rsid w:val="44EBBD80"/>
    <w:rsid w:val="4502E2E6"/>
    <w:rsid w:val="45122682"/>
    <w:rsid w:val="451889D6"/>
    <w:rsid w:val="4583A0B5"/>
    <w:rsid w:val="459172BF"/>
    <w:rsid w:val="45BF3861"/>
    <w:rsid w:val="45CA31BA"/>
    <w:rsid w:val="4603C2BC"/>
    <w:rsid w:val="46043700"/>
    <w:rsid w:val="46055A51"/>
    <w:rsid w:val="4607254C"/>
    <w:rsid w:val="462FA78D"/>
    <w:rsid w:val="46512CA5"/>
    <w:rsid w:val="4662FDE2"/>
    <w:rsid w:val="4695379B"/>
    <w:rsid w:val="46959644"/>
    <w:rsid w:val="46B104F6"/>
    <w:rsid w:val="46BA8884"/>
    <w:rsid w:val="46C1B974"/>
    <w:rsid w:val="46D7A784"/>
    <w:rsid w:val="46DF48D0"/>
    <w:rsid w:val="46E8669E"/>
    <w:rsid w:val="46F6D9B5"/>
    <w:rsid w:val="472AF9AF"/>
    <w:rsid w:val="477AD10D"/>
    <w:rsid w:val="478DBA1A"/>
    <w:rsid w:val="47AAB912"/>
    <w:rsid w:val="47D4DBBA"/>
    <w:rsid w:val="47D8B0B9"/>
    <w:rsid w:val="47DFE948"/>
    <w:rsid w:val="47E10AD4"/>
    <w:rsid w:val="47EECE93"/>
    <w:rsid w:val="48030534"/>
    <w:rsid w:val="482DBC34"/>
    <w:rsid w:val="4834D7B9"/>
    <w:rsid w:val="4859A4C6"/>
    <w:rsid w:val="4871756A"/>
    <w:rsid w:val="487C30EC"/>
    <w:rsid w:val="48A5AA66"/>
    <w:rsid w:val="48AA0F4D"/>
    <w:rsid w:val="48AD8705"/>
    <w:rsid w:val="49225917"/>
    <w:rsid w:val="49404EE5"/>
    <w:rsid w:val="49725185"/>
    <w:rsid w:val="49A54F28"/>
    <w:rsid w:val="49A71519"/>
    <w:rsid w:val="49B8FA82"/>
    <w:rsid w:val="49D23180"/>
    <w:rsid w:val="49D9AABE"/>
    <w:rsid w:val="49DBA813"/>
    <w:rsid w:val="49E011EF"/>
    <w:rsid w:val="49E66130"/>
    <w:rsid w:val="49EB6CD5"/>
    <w:rsid w:val="49FB18EF"/>
    <w:rsid w:val="4A26B6F3"/>
    <w:rsid w:val="4A2AB925"/>
    <w:rsid w:val="4A5B51B7"/>
    <w:rsid w:val="4A859D57"/>
    <w:rsid w:val="4A961678"/>
    <w:rsid w:val="4AF88B42"/>
    <w:rsid w:val="4B0A9C62"/>
    <w:rsid w:val="4B101475"/>
    <w:rsid w:val="4B202348"/>
    <w:rsid w:val="4B4A6A2A"/>
    <w:rsid w:val="4B623937"/>
    <w:rsid w:val="4B63D81F"/>
    <w:rsid w:val="4B720047"/>
    <w:rsid w:val="4B79A967"/>
    <w:rsid w:val="4B7CEEF9"/>
    <w:rsid w:val="4B84A514"/>
    <w:rsid w:val="4B8C0742"/>
    <w:rsid w:val="4BA6BE24"/>
    <w:rsid w:val="4BAB727B"/>
    <w:rsid w:val="4BBC95FB"/>
    <w:rsid w:val="4BC10FB3"/>
    <w:rsid w:val="4BC26BAB"/>
    <w:rsid w:val="4BC6F240"/>
    <w:rsid w:val="4BE10700"/>
    <w:rsid w:val="4BEB9031"/>
    <w:rsid w:val="4BF595B4"/>
    <w:rsid w:val="4BF94063"/>
    <w:rsid w:val="4C05FE38"/>
    <w:rsid w:val="4C1478C7"/>
    <w:rsid w:val="4C1BF5B0"/>
    <w:rsid w:val="4C1F6D2D"/>
    <w:rsid w:val="4C2C871D"/>
    <w:rsid w:val="4C33F2C5"/>
    <w:rsid w:val="4C3C0D51"/>
    <w:rsid w:val="4C51CD62"/>
    <w:rsid w:val="4C98665E"/>
    <w:rsid w:val="4CA7E67E"/>
    <w:rsid w:val="4CB14A54"/>
    <w:rsid w:val="4CC1673C"/>
    <w:rsid w:val="4CEFB83C"/>
    <w:rsid w:val="4D346DBB"/>
    <w:rsid w:val="4D45F799"/>
    <w:rsid w:val="4D46E1E6"/>
    <w:rsid w:val="4D48B138"/>
    <w:rsid w:val="4D555D92"/>
    <w:rsid w:val="4D5751E2"/>
    <w:rsid w:val="4D6B17B5"/>
    <w:rsid w:val="4DA6386E"/>
    <w:rsid w:val="4DBAB795"/>
    <w:rsid w:val="4DC47AB0"/>
    <w:rsid w:val="4DD4D1B3"/>
    <w:rsid w:val="4DEC06CF"/>
    <w:rsid w:val="4DEC4F56"/>
    <w:rsid w:val="4E49E13A"/>
    <w:rsid w:val="4E6A2943"/>
    <w:rsid w:val="4E78917E"/>
    <w:rsid w:val="4EAAD96F"/>
    <w:rsid w:val="4EB5B374"/>
    <w:rsid w:val="4EBA8818"/>
    <w:rsid w:val="4ED08069"/>
    <w:rsid w:val="4EE60698"/>
    <w:rsid w:val="4EF2B02F"/>
    <w:rsid w:val="4F547C64"/>
    <w:rsid w:val="4F620C62"/>
    <w:rsid w:val="4F70E6A4"/>
    <w:rsid w:val="4FA9307F"/>
    <w:rsid w:val="4FF5807E"/>
    <w:rsid w:val="500623BA"/>
    <w:rsid w:val="501B2C20"/>
    <w:rsid w:val="501F1634"/>
    <w:rsid w:val="503636A5"/>
    <w:rsid w:val="50406775"/>
    <w:rsid w:val="50AF10F6"/>
    <w:rsid w:val="50B526E8"/>
    <w:rsid w:val="50D6C51C"/>
    <w:rsid w:val="5104F41F"/>
    <w:rsid w:val="51079AF1"/>
    <w:rsid w:val="5114A03A"/>
    <w:rsid w:val="5118386E"/>
    <w:rsid w:val="514FFB25"/>
    <w:rsid w:val="517453FE"/>
    <w:rsid w:val="51755BAA"/>
    <w:rsid w:val="518D8AA1"/>
    <w:rsid w:val="519ED429"/>
    <w:rsid w:val="51A0558A"/>
    <w:rsid w:val="51AFEA91"/>
    <w:rsid w:val="51B5CA53"/>
    <w:rsid w:val="51D21951"/>
    <w:rsid w:val="51D635B7"/>
    <w:rsid w:val="51F4B87B"/>
    <w:rsid w:val="51F6371D"/>
    <w:rsid w:val="51FC64C7"/>
    <w:rsid w:val="52028B47"/>
    <w:rsid w:val="520310A5"/>
    <w:rsid w:val="520E9CF8"/>
    <w:rsid w:val="525B8E91"/>
    <w:rsid w:val="5271B2F0"/>
    <w:rsid w:val="52743930"/>
    <w:rsid w:val="52836E4B"/>
    <w:rsid w:val="5306766A"/>
    <w:rsid w:val="5309DBCD"/>
    <w:rsid w:val="530E4CFB"/>
    <w:rsid w:val="532FC671"/>
    <w:rsid w:val="5341DABD"/>
    <w:rsid w:val="53448770"/>
    <w:rsid w:val="5346CA33"/>
    <w:rsid w:val="534F50A4"/>
    <w:rsid w:val="5361D3A1"/>
    <w:rsid w:val="5377DA13"/>
    <w:rsid w:val="538AD71A"/>
    <w:rsid w:val="539CF340"/>
    <w:rsid w:val="53A49A68"/>
    <w:rsid w:val="53AB0252"/>
    <w:rsid w:val="53E7CEE7"/>
    <w:rsid w:val="54287CBE"/>
    <w:rsid w:val="5439D2D8"/>
    <w:rsid w:val="5457FBD9"/>
    <w:rsid w:val="54686B9E"/>
    <w:rsid w:val="54AA676D"/>
    <w:rsid w:val="54B16721"/>
    <w:rsid w:val="54B74EB6"/>
    <w:rsid w:val="54D04255"/>
    <w:rsid w:val="54F3E7E3"/>
    <w:rsid w:val="5506B15E"/>
    <w:rsid w:val="5539DF7B"/>
    <w:rsid w:val="5552C79B"/>
    <w:rsid w:val="5557D806"/>
    <w:rsid w:val="556F5107"/>
    <w:rsid w:val="559969BE"/>
    <w:rsid w:val="559ED9EF"/>
    <w:rsid w:val="55A27D6B"/>
    <w:rsid w:val="55AC9F66"/>
    <w:rsid w:val="55BF4B19"/>
    <w:rsid w:val="55DC3934"/>
    <w:rsid w:val="55E60364"/>
    <w:rsid w:val="55ED3BDD"/>
    <w:rsid w:val="56009A51"/>
    <w:rsid w:val="5607A516"/>
    <w:rsid w:val="560BACA5"/>
    <w:rsid w:val="565880FE"/>
    <w:rsid w:val="56621AFB"/>
    <w:rsid w:val="56659DF6"/>
    <w:rsid w:val="566B8DEC"/>
    <w:rsid w:val="56AC89EF"/>
    <w:rsid w:val="56B679DF"/>
    <w:rsid w:val="56E080B6"/>
    <w:rsid w:val="5707D876"/>
    <w:rsid w:val="571611BE"/>
    <w:rsid w:val="571621C6"/>
    <w:rsid w:val="5719472B"/>
    <w:rsid w:val="571C5698"/>
    <w:rsid w:val="573E556D"/>
    <w:rsid w:val="574D92B6"/>
    <w:rsid w:val="57762A0B"/>
    <w:rsid w:val="579CA63A"/>
    <w:rsid w:val="579F4DBE"/>
    <w:rsid w:val="57B84546"/>
    <w:rsid w:val="57BC6432"/>
    <w:rsid w:val="57DCF164"/>
    <w:rsid w:val="57E86184"/>
    <w:rsid w:val="5801D121"/>
    <w:rsid w:val="581C8142"/>
    <w:rsid w:val="581D4D6E"/>
    <w:rsid w:val="584BD0F6"/>
    <w:rsid w:val="585D4D14"/>
    <w:rsid w:val="58605354"/>
    <w:rsid w:val="586798A7"/>
    <w:rsid w:val="5875ABF2"/>
    <w:rsid w:val="587A8770"/>
    <w:rsid w:val="58A717EB"/>
    <w:rsid w:val="58A94DDC"/>
    <w:rsid w:val="58B5AEC7"/>
    <w:rsid w:val="58C6168E"/>
    <w:rsid w:val="590BCBAB"/>
    <w:rsid w:val="590CA053"/>
    <w:rsid w:val="591B3604"/>
    <w:rsid w:val="5937FB6D"/>
    <w:rsid w:val="59414A68"/>
    <w:rsid w:val="5947C073"/>
    <w:rsid w:val="59523383"/>
    <w:rsid w:val="5953D670"/>
    <w:rsid w:val="595D6EF8"/>
    <w:rsid w:val="595E7DE3"/>
    <w:rsid w:val="596AE2A6"/>
    <w:rsid w:val="597A24E2"/>
    <w:rsid w:val="59AB5221"/>
    <w:rsid w:val="59B054F8"/>
    <w:rsid w:val="59BE761B"/>
    <w:rsid w:val="59D448F8"/>
    <w:rsid w:val="59F7EFE2"/>
    <w:rsid w:val="59FB295A"/>
    <w:rsid w:val="5A068051"/>
    <w:rsid w:val="5A301CFE"/>
    <w:rsid w:val="5A682746"/>
    <w:rsid w:val="5A7D2F03"/>
    <w:rsid w:val="5AA32404"/>
    <w:rsid w:val="5AB024FC"/>
    <w:rsid w:val="5ACAE8D3"/>
    <w:rsid w:val="5AEE7E9B"/>
    <w:rsid w:val="5B1CAB5C"/>
    <w:rsid w:val="5B33E10C"/>
    <w:rsid w:val="5B39B39F"/>
    <w:rsid w:val="5B43DA4A"/>
    <w:rsid w:val="5B49AF24"/>
    <w:rsid w:val="5B6F9994"/>
    <w:rsid w:val="5B764E73"/>
    <w:rsid w:val="5B94885B"/>
    <w:rsid w:val="5BCAA174"/>
    <w:rsid w:val="5BE54573"/>
    <w:rsid w:val="5BF71103"/>
    <w:rsid w:val="5C16BEC4"/>
    <w:rsid w:val="5C190ED8"/>
    <w:rsid w:val="5C1EA986"/>
    <w:rsid w:val="5C25A097"/>
    <w:rsid w:val="5C2EBA89"/>
    <w:rsid w:val="5C544476"/>
    <w:rsid w:val="5C59FC32"/>
    <w:rsid w:val="5C6C6DBD"/>
    <w:rsid w:val="5C7B68D4"/>
    <w:rsid w:val="5CB0B156"/>
    <w:rsid w:val="5CC5025F"/>
    <w:rsid w:val="5D0D6C4E"/>
    <w:rsid w:val="5D80EB06"/>
    <w:rsid w:val="5D9A9C94"/>
    <w:rsid w:val="5D9EEA82"/>
    <w:rsid w:val="5DA7DC8F"/>
    <w:rsid w:val="5DB06695"/>
    <w:rsid w:val="5DB7D7A9"/>
    <w:rsid w:val="5DBFF1AD"/>
    <w:rsid w:val="5DDE2C02"/>
    <w:rsid w:val="5DF1E261"/>
    <w:rsid w:val="5DFEDF21"/>
    <w:rsid w:val="5E0465C2"/>
    <w:rsid w:val="5E0B5FC7"/>
    <w:rsid w:val="5E15BCF4"/>
    <w:rsid w:val="5E1F7A2F"/>
    <w:rsid w:val="5E29AD17"/>
    <w:rsid w:val="5E481366"/>
    <w:rsid w:val="5E4D499C"/>
    <w:rsid w:val="5ECBFA88"/>
    <w:rsid w:val="5F02E9C7"/>
    <w:rsid w:val="5F0FFAF1"/>
    <w:rsid w:val="5F105F12"/>
    <w:rsid w:val="5F1A1EEF"/>
    <w:rsid w:val="5F2F3058"/>
    <w:rsid w:val="5F32E119"/>
    <w:rsid w:val="5F3EA36A"/>
    <w:rsid w:val="5F6B68C6"/>
    <w:rsid w:val="5F800FC8"/>
    <w:rsid w:val="5FAA751A"/>
    <w:rsid w:val="5FC0EA7B"/>
    <w:rsid w:val="5FCEB798"/>
    <w:rsid w:val="5FDA0BE9"/>
    <w:rsid w:val="5FF94944"/>
    <w:rsid w:val="5FFCE818"/>
    <w:rsid w:val="601AEFB3"/>
    <w:rsid w:val="60309899"/>
    <w:rsid w:val="6068226A"/>
    <w:rsid w:val="608A30D7"/>
    <w:rsid w:val="608B37C4"/>
    <w:rsid w:val="608CF072"/>
    <w:rsid w:val="60A56352"/>
    <w:rsid w:val="60AC0E92"/>
    <w:rsid w:val="610528D3"/>
    <w:rsid w:val="610A3F1E"/>
    <w:rsid w:val="6117B20E"/>
    <w:rsid w:val="61349D28"/>
    <w:rsid w:val="613BBA39"/>
    <w:rsid w:val="614206E7"/>
    <w:rsid w:val="614F91F9"/>
    <w:rsid w:val="617BDDEA"/>
    <w:rsid w:val="618F5589"/>
    <w:rsid w:val="61990F61"/>
    <w:rsid w:val="61A98AAA"/>
    <w:rsid w:val="61BB3D9C"/>
    <w:rsid w:val="61BF56C8"/>
    <w:rsid w:val="61D0D74E"/>
    <w:rsid w:val="61D232D0"/>
    <w:rsid w:val="61F1C5E3"/>
    <w:rsid w:val="62083A60"/>
    <w:rsid w:val="620CAEBA"/>
    <w:rsid w:val="62203DC3"/>
    <w:rsid w:val="6228FF5E"/>
    <w:rsid w:val="6236AF26"/>
    <w:rsid w:val="62913EE1"/>
    <w:rsid w:val="6291D83C"/>
    <w:rsid w:val="629500C4"/>
    <w:rsid w:val="62971FD6"/>
    <w:rsid w:val="629EA13A"/>
    <w:rsid w:val="62A75801"/>
    <w:rsid w:val="62CCB061"/>
    <w:rsid w:val="62DCAD4F"/>
    <w:rsid w:val="62F61269"/>
    <w:rsid w:val="63026B5B"/>
    <w:rsid w:val="635C89BF"/>
    <w:rsid w:val="636099DD"/>
    <w:rsid w:val="637FFBC8"/>
    <w:rsid w:val="638002F5"/>
    <w:rsid w:val="63852CC1"/>
    <w:rsid w:val="639436BC"/>
    <w:rsid w:val="63B136EC"/>
    <w:rsid w:val="63F01CAB"/>
    <w:rsid w:val="63FC74FE"/>
    <w:rsid w:val="64225C40"/>
    <w:rsid w:val="643E34CE"/>
    <w:rsid w:val="644D6286"/>
    <w:rsid w:val="648C5DC7"/>
    <w:rsid w:val="64C46D71"/>
    <w:rsid w:val="64D89CB2"/>
    <w:rsid w:val="64DDF7BF"/>
    <w:rsid w:val="64DF3B04"/>
    <w:rsid w:val="65207F50"/>
    <w:rsid w:val="652E6B55"/>
    <w:rsid w:val="6531AC21"/>
    <w:rsid w:val="65791C2B"/>
    <w:rsid w:val="65AA1E1D"/>
    <w:rsid w:val="65B99D27"/>
    <w:rsid w:val="65D71EB1"/>
    <w:rsid w:val="65D990B9"/>
    <w:rsid w:val="65E8B2E3"/>
    <w:rsid w:val="65E9B57F"/>
    <w:rsid w:val="65EBCEB4"/>
    <w:rsid w:val="65F16EAD"/>
    <w:rsid w:val="65FDE93D"/>
    <w:rsid w:val="6625458A"/>
    <w:rsid w:val="6636BD41"/>
    <w:rsid w:val="663B79E9"/>
    <w:rsid w:val="664CBFD2"/>
    <w:rsid w:val="6657953E"/>
    <w:rsid w:val="669175D7"/>
    <w:rsid w:val="669956B2"/>
    <w:rsid w:val="66A06F0F"/>
    <w:rsid w:val="66AD30EF"/>
    <w:rsid w:val="66AD79CE"/>
    <w:rsid w:val="66CC6CAC"/>
    <w:rsid w:val="66D6AE83"/>
    <w:rsid w:val="66DB8D38"/>
    <w:rsid w:val="66E05E98"/>
    <w:rsid w:val="66E48426"/>
    <w:rsid w:val="66F8E57F"/>
    <w:rsid w:val="66FB5C71"/>
    <w:rsid w:val="670D3F88"/>
    <w:rsid w:val="6720F102"/>
    <w:rsid w:val="67368CFD"/>
    <w:rsid w:val="6742194D"/>
    <w:rsid w:val="676D1F6A"/>
    <w:rsid w:val="67833229"/>
    <w:rsid w:val="67921CA3"/>
    <w:rsid w:val="6797E55E"/>
    <w:rsid w:val="679B8869"/>
    <w:rsid w:val="67B87BC1"/>
    <w:rsid w:val="67C97175"/>
    <w:rsid w:val="67D23D5E"/>
    <w:rsid w:val="67E07460"/>
    <w:rsid w:val="67E52439"/>
    <w:rsid w:val="6812A9BB"/>
    <w:rsid w:val="681EB747"/>
    <w:rsid w:val="682B9EAB"/>
    <w:rsid w:val="683FF4BA"/>
    <w:rsid w:val="685C139F"/>
    <w:rsid w:val="6865219A"/>
    <w:rsid w:val="686A4748"/>
    <w:rsid w:val="6874A705"/>
    <w:rsid w:val="68C2F89F"/>
    <w:rsid w:val="68CC098B"/>
    <w:rsid w:val="68CE1056"/>
    <w:rsid w:val="68D90034"/>
    <w:rsid w:val="68F5C78C"/>
    <w:rsid w:val="6905EDBC"/>
    <w:rsid w:val="69090A48"/>
    <w:rsid w:val="69176E05"/>
    <w:rsid w:val="69611BCD"/>
    <w:rsid w:val="696654BD"/>
    <w:rsid w:val="696AD962"/>
    <w:rsid w:val="69B16CED"/>
    <w:rsid w:val="69CAC048"/>
    <w:rsid w:val="69D5DF31"/>
    <w:rsid w:val="69D83EE8"/>
    <w:rsid w:val="69E47F25"/>
    <w:rsid w:val="6A0111FD"/>
    <w:rsid w:val="6A2DBDE1"/>
    <w:rsid w:val="6A49BCE8"/>
    <w:rsid w:val="6A6CA6E3"/>
    <w:rsid w:val="6A9068FE"/>
    <w:rsid w:val="6A956862"/>
    <w:rsid w:val="6AA201BD"/>
    <w:rsid w:val="6AB810B0"/>
    <w:rsid w:val="6AECAC97"/>
    <w:rsid w:val="6AF67BB1"/>
    <w:rsid w:val="6B048C97"/>
    <w:rsid w:val="6B2079D7"/>
    <w:rsid w:val="6B41FB55"/>
    <w:rsid w:val="6B636895"/>
    <w:rsid w:val="6B7D2665"/>
    <w:rsid w:val="6B810433"/>
    <w:rsid w:val="6B8CA93A"/>
    <w:rsid w:val="6BE6BC01"/>
    <w:rsid w:val="6BF09E07"/>
    <w:rsid w:val="6BF23066"/>
    <w:rsid w:val="6BF5EE31"/>
    <w:rsid w:val="6BFAEEA0"/>
    <w:rsid w:val="6C208405"/>
    <w:rsid w:val="6C21AAEF"/>
    <w:rsid w:val="6C586AD7"/>
    <w:rsid w:val="6C6FFD32"/>
    <w:rsid w:val="6CA8B312"/>
    <w:rsid w:val="6CC9F32C"/>
    <w:rsid w:val="6CD9D514"/>
    <w:rsid w:val="6CF9E7FF"/>
    <w:rsid w:val="6D036693"/>
    <w:rsid w:val="6D1F4792"/>
    <w:rsid w:val="6D1F9EAE"/>
    <w:rsid w:val="6D22B7B9"/>
    <w:rsid w:val="6D582BC7"/>
    <w:rsid w:val="6D72313E"/>
    <w:rsid w:val="6D92A2B0"/>
    <w:rsid w:val="6D9CBCA4"/>
    <w:rsid w:val="6DA0A66B"/>
    <w:rsid w:val="6DA8CDDD"/>
    <w:rsid w:val="6DAAE342"/>
    <w:rsid w:val="6DD134A1"/>
    <w:rsid w:val="6DEF2DF8"/>
    <w:rsid w:val="6DFCE919"/>
    <w:rsid w:val="6E01DFB1"/>
    <w:rsid w:val="6E344F47"/>
    <w:rsid w:val="6E46D853"/>
    <w:rsid w:val="6E493B28"/>
    <w:rsid w:val="6E6F8923"/>
    <w:rsid w:val="6E70D42E"/>
    <w:rsid w:val="6E74B2FC"/>
    <w:rsid w:val="6EDEDD20"/>
    <w:rsid w:val="6EE1D1AB"/>
    <w:rsid w:val="6EEF1C62"/>
    <w:rsid w:val="6F021969"/>
    <w:rsid w:val="6F2BA805"/>
    <w:rsid w:val="6F480E8D"/>
    <w:rsid w:val="6F4B1401"/>
    <w:rsid w:val="6F704717"/>
    <w:rsid w:val="6F83990A"/>
    <w:rsid w:val="6F9FE89D"/>
    <w:rsid w:val="6FB00C47"/>
    <w:rsid w:val="6FC70AC2"/>
    <w:rsid w:val="6FD2E416"/>
    <w:rsid w:val="70134109"/>
    <w:rsid w:val="70407999"/>
    <w:rsid w:val="704650BA"/>
    <w:rsid w:val="70642B02"/>
    <w:rsid w:val="70808A9B"/>
    <w:rsid w:val="70942ED8"/>
    <w:rsid w:val="70BCF35D"/>
    <w:rsid w:val="70C58A83"/>
    <w:rsid w:val="70DE7C00"/>
    <w:rsid w:val="70E302BC"/>
    <w:rsid w:val="7103331C"/>
    <w:rsid w:val="7117CC09"/>
    <w:rsid w:val="712C3FAD"/>
    <w:rsid w:val="7134F6AC"/>
    <w:rsid w:val="7167945D"/>
    <w:rsid w:val="7167F345"/>
    <w:rsid w:val="7189BD2A"/>
    <w:rsid w:val="7190F739"/>
    <w:rsid w:val="71995B00"/>
    <w:rsid w:val="71BB36F6"/>
    <w:rsid w:val="71BEC484"/>
    <w:rsid w:val="71DEFD97"/>
    <w:rsid w:val="71F9276F"/>
    <w:rsid w:val="720874FE"/>
    <w:rsid w:val="7208DABE"/>
    <w:rsid w:val="7222B702"/>
    <w:rsid w:val="7245FEE7"/>
    <w:rsid w:val="72835491"/>
    <w:rsid w:val="72B40E21"/>
    <w:rsid w:val="72BB6817"/>
    <w:rsid w:val="72C49E3E"/>
    <w:rsid w:val="72C8E36B"/>
    <w:rsid w:val="72C8FEC2"/>
    <w:rsid w:val="72E228CD"/>
    <w:rsid w:val="730AEDC5"/>
    <w:rsid w:val="730CBA2C"/>
    <w:rsid w:val="73157222"/>
    <w:rsid w:val="7319AF5C"/>
    <w:rsid w:val="7330C4E4"/>
    <w:rsid w:val="73365793"/>
    <w:rsid w:val="73690982"/>
    <w:rsid w:val="737AA32C"/>
    <w:rsid w:val="73AA9A6B"/>
    <w:rsid w:val="73AAA2B8"/>
    <w:rsid w:val="73B8F8BC"/>
    <w:rsid w:val="7407BAAC"/>
    <w:rsid w:val="74099CC1"/>
    <w:rsid w:val="740B4A02"/>
    <w:rsid w:val="74332633"/>
    <w:rsid w:val="743C0765"/>
    <w:rsid w:val="743F7A19"/>
    <w:rsid w:val="7445749D"/>
    <w:rsid w:val="7455C216"/>
    <w:rsid w:val="745866D4"/>
    <w:rsid w:val="748BCFB5"/>
    <w:rsid w:val="74A3C853"/>
    <w:rsid w:val="74B44A57"/>
    <w:rsid w:val="74C2C43E"/>
    <w:rsid w:val="74C4FD13"/>
    <w:rsid w:val="752BBBE6"/>
    <w:rsid w:val="7552F1E7"/>
    <w:rsid w:val="7593AF2B"/>
    <w:rsid w:val="7593E4F9"/>
    <w:rsid w:val="75A70594"/>
    <w:rsid w:val="75D1CF3A"/>
    <w:rsid w:val="75D73DFB"/>
    <w:rsid w:val="75DB118A"/>
    <w:rsid w:val="75E62C2A"/>
    <w:rsid w:val="75E6FBDA"/>
    <w:rsid w:val="75F132B7"/>
    <w:rsid w:val="76346B84"/>
    <w:rsid w:val="76357BBD"/>
    <w:rsid w:val="7666F3A5"/>
    <w:rsid w:val="7684A6CE"/>
    <w:rsid w:val="76A0B2C6"/>
    <w:rsid w:val="76AB48D6"/>
    <w:rsid w:val="76AC8FB5"/>
    <w:rsid w:val="76BFE01C"/>
    <w:rsid w:val="770D5599"/>
    <w:rsid w:val="771CADD5"/>
    <w:rsid w:val="774B12F4"/>
    <w:rsid w:val="77520A4F"/>
    <w:rsid w:val="775B98E1"/>
    <w:rsid w:val="7776E98C"/>
    <w:rsid w:val="777D6F48"/>
    <w:rsid w:val="779A8AF1"/>
    <w:rsid w:val="77BE7F50"/>
    <w:rsid w:val="77C1AFD3"/>
    <w:rsid w:val="77C7B765"/>
    <w:rsid w:val="77CC0033"/>
    <w:rsid w:val="77FF8C0F"/>
    <w:rsid w:val="77FF95FF"/>
    <w:rsid w:val="780BF547"/>
    <w:rsid w:val="7823875F"/>
    <w:rsid w:val="78422CFD"/>
    <w:rsid w:val="784E77B0"/>
    <w:rsid w:val="789C7C99"/>
    <w:rsid w:val="79023AD7"/>
    <w:rsid w:val="791DF7B2"/>
    <w:rsid w:val="7928D11E"/>
    <w:rsid w:val="7945C9AE"/>
    <w:rsid w:val="795185DE"/>
    <w:rsid w:val="797B297A"/>
    <w:rsid w:val="79A50316"/>
    <w:rsid w:val="79DD2D34"/>
    <w:rsid w:val="79DE3430"/>
    <w:rsid w:val="79DFBEA3"/>
    <w:rsid w:val="79ED57B5"/>
    <w:rsid w:val="7A2863AE"/>
    <w:rsid w:val="7A379882"/>
    <w:rsid w:val="7A381A87"/>
    <w:rsid w:val="7A3DE0D2"/>
    <w:rsid w:val="7A565FF6"/>
    <w:rsid w:val="7A67046B"/>
    <w:rsid w:val="7A6B4127"/>
    <w:rsid w:val="7A7B2032"/>
    <w:rsid w:val="7A8AD6CA"/>
    <w:rsid w:val="7ABC0A3B"/>
    <w:rsid w:val="7AC00618"/>
    <w:rsid w:val="7ACA6841"/>
    <w:rsid w:val="7B03D3C6"/>
    <w:rsid w:val="7B14ED17"/>
    <w:rsid w:val="7B17121E"/>
    <w:rsid w:val="7B17B1E4"/>
    <w:rsid w:val="7B1CCEBA"/>
    <w:rsid w:val="7B2A1489"/>
    <w:rsid w:val="7B3499FD"/>
    <w:rsid w:val="7C11BC52"/>
    <w:rsid w:val="7C1A8CAA"/>
    <w:rsid w:val="7C3608AF"/>
    <w:rsid w:val="7C5495C4"/>
    <w:rsid w:val="7C708461"/>
    <w:rsid w:val="7C752D87"/>
    <w:rsid w:val="7CD73646"/>
    <w:rsid w:val="7CE4B2CB"/>
    <w:rsid w:val="7CEB16B3"/>
    <w:rsid w:val="7CF1C0AD"/>
    <w:rsid w:val="7CF4D2A9"/>
    <w:rsid w:val="7CF4DD2A"/>
    <w:rsid w:val="7D16480F"/>
    <w:rsid w:val="7D4D4A91"/>
    <w:rsid w:val="7D5DF2C4"/>
    <w:rsid w:val="7D6DD47C"/>
    <w:rsid w:val="7D6EE804"/>
    <w:rsid w:val="7D9539FD"/>
    <w:rsid w:val="7DE3299F"/>
    <w:rsid w:val="7DEDCC08"/>
    <w:rsid w:val="7DFB411E"/>
    <w:rsid w:val="7E37C210"/>
    <w:rsid w:val="7E7D82F0"/>
    <w:rsid w:val="7EBD0444"/>
    <w:rsid w:val="7EC77084"/>
    <w:rsid w:val="7EC7FCD8"/>
    <w:rsid w:val="7ECD285E"/>
    <w:rsid w:val="7ED54B3A"/>
    <w:rsid w:val="7ED91E2C"/>
    <w:rsid w:val="7EEFCECC"/>
    <w:rsid w:val="7F073961"/>
    <w:rsid w:val="7F0C3AA4"/>
    <w:rsid w:val="7F19EBEF"/>
    <w:rsid w:val="7F22D53B"/>
    <w:rsid w:val="7F240E51"/>
    <w:rsid w:val="7F4A0F00"/>
    <w:rsid w:val="7F598526"/>
    <w:rsid w:val="7F5C7D07"/>
    <w:rsid w:val="7F5CF595"/>
    <w:rsid w:val="7F60565F"/>
    <w:rsid w:val="7FD39DDE"/>
    <w:rsid w:val="7FEB225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EC802E"/>
  <w15:chartTrackingRefBased/>
  <w15:docId w15:val="{73116788-B911-472F-88F0-F8A9D88F19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45AFA"/>
    <w:pPr>
      <w:widowControl w:val="0"/>
      <w:autoSpaceDE w:val="0"/>
      <w:autoSpaceDN w:val="0"/>
      <w:spacing w:after="0" w:line="240" w:lineRule="auto"/>
    </w:pPr>
    <w:rPr>
      <w:rFonts w:ascii="Calibri" w:eastAsia="Calibri" w:hAnsi="Calibri" w:cs="Calibri"/>
      <w:kern w:val="0"/>
      <w:sz w:val="22"/>
      <w:szCs w:val="22"/>
      <w14:ligatures w14:val="none"/>
    </w:rPr>
  </w:style>
  <w:style w:type="paragraph" w:styleId="Heading1">
    <w:name w:val="heading 1"/>
    <w:basedOn w:val="Normal"/>
    <w:next w:val="Normal"/>
    <w:link w:val="Heading1Char"/>
    <w:uiPriority w:val="9"/>
    <w:qFormat/>
    <w:rsid w:val="0073738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3738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91797"/>
    <w:pPr>
      <w:keepNext/>
      <w:keepLines/>
      <w:spacing w:before="160" w:after="80"/>
      <w:outlineLvl w:val="2"/>
    </w:pPr>
    <w:rPr>
      <w:rFonts w:eastAsiaTheme="majorEastAsia" w:cstheme="majorBidi"/>
      <w:color w:val="595959" w:themeColor="text1" w:themeTint="A6"/>
      <w:sz w:val="28"/>
      <w:szCs w:val="28"/>
    </w:rPr>
  </w:style>
  <w:style w:type="paragraph" w:styleId="Heading4">
    <w:name w:val="heading 4"/>
    <w:basedOn w:val="Normal"/>
    <w:next w:val="Normal"/>
    <w:link w:val="Heading4Char"/>
    <w:uiPriority w:val="9"/>
    <w:semiHidden/>
    <w:unhideWhenUsed/>
    <w:qFormat/>
    <w:rsid w:val="0073738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3738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3738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3738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3738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3738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3738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3738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91797"/>
    <w:rPr>
      <w:rFonts w:ascii="Calibri" w:eastAsiaTheme="majorEastAsia" w:hAnsi="Calibri" w:cstheme="majorBidi"/>
      <w:color w:val="595959" w:themeColor="text1" w:themeTint="A6"/>
      <w:kern w:val="0"/>
      <w:sz w:val="28"/>
      <w:szCs w:val="28"/>
      <w14:ligatures w14:val="none"/>
    </w:rPr>
  </w:style>
  <w:style w:type="character" w:customStyle="1" w:styleId="Heading4Char">
    <w:name w:val="Heading 4 Char"/>
    <w:basedOn w:val="DefaultParagraphFont"/>
    <w:link w:val="Heading4"/>
    <w:uiPriority w:val="9"/>
    <w:semiHidden/>
    <w:rsid w:val="0073738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3738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3738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3738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3738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37386"/>
    <w:rPr>
      <w:rFonts w:eastAsiaTheme="majorEastAsia" w:cstheme="majorBidi"/>
      <w:color w:val="272727" w:themeColor="text1" w:themeTint="D8"/>
    </w:rPr>
  </w:style>
  <w:style w:type="paragraph" w:styleId="Title">
    <w:name w:val="Title"/>
    <w:basedOn w:val="Normal"/>
    <w:next w:val="Normal"/>
    <w:link w:val="TitleChar"/>
    <w:uiPriority w:val="10"/>
    <w:qFormat/>
    <w:rsid w:val="0073738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3738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3738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3738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37386"/>
    <w:pPr>
      <w:spacing w:before="160"/>
      <w:jc w:val="center"/>
    </w:pPr>
    <w:rPr>
      <w:i/>
      <w:iCs/>
      <w:color w:val="404040" w:themeColor="text1" w:themeTint="BF"/>
    </w:rPr>
  </w:style>
  <w:style w:type="character" w:customStyle="1" w:styleId="QuoteChar">
    <w:name w:val="Quote Char"/>
    <w:basedOn w:val="DefaultParagraphFont"/>
    <w:link w:val="Quote"/>
    <w:uiPriority w:val="29"/>
    <w:rsid w:val="00737386"/>
    <w:rPr>
      <w:i/>
      <w:iCs/>
      <w:color w:val="404040" w:themeColor="text1" w:themeTint="BF"/>
    </w:rPr>
  </w:style>
  <w:style w:type="paragraph" w:styleId="ListParagraph">
    <w:name w:val="List Paragraph"/>
    <w:basedOn w:val="Normal"/>
    <w:uiPriority w:val="34"/>
    <w:qFormat/>
    <w:rsid w:val="00737386"/>
    <w:pPr>
      <w:ind w:left="720"/>
      <w:contextualSpacing/>
    </w:pPr>
  </w:style>
  <w:style w:type="character" w:styleId="IntenseEmphasis">
    <w:name w:val="Intense Emphasis"/>
    <w:basedOn w:val="DefaultParagraphFont"/>
    <w:uiPriority w:val="21"/>
    <w:qFormat/>
    <w:rsid w:val="00737386"/>
    <w:rPr>
      <w:i/>
      <w:iCs/>
      <w:color w:val="0F4761" w:themeColor="accent1" w:themeShade="BF"/>
    </w:rPr>
  </w:style>
  <w:style w:type="paragraph" w:styleId="IntenseQuote">
    <w:name w:val="Intense Quote"/>
    <w:basedOn w:val="Normal"/>
    <w:next w:val="Normal"/>
    <w:link w:val="IntenseQuoteChar"/>
    <w:uiPriority w:val="30"/>
    <w:qFormat/>
    <w:rsid w:val="0073738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37386"/>
    <w:rPr>
      <w:i/>
      <w:iCs/>
      <w:color w:val="0F4761" w:themeColor="accent1" w:themeShade="BF"/>
    </w:rPr>
  </w:style>
  <w:style w:type="character" w:styleId="IntenseReference">
    <w:name w:val="Intense Reference"/>
    <w:basedOn w:val="DefaultParagraphFont"/>
    <w:uiPriority w:val="32"/>
    <w:qFormat/>
    <w:rsid w:val="00737386"/>
    <w:rPr>
      <w:b/>
      <w:bCs/>
      <w:smallCaps/>
      <w:color w:val="0F4761" w:themeColor="accent1" w:themeShade="BF"/>
      <w:spacing w:val="5"/>
    </w:rPr>
  </w:style>
  <w:style w:type="paragraph" w:styleId="BodyText">
    <w:name w:val="Body Text"/>
    <w:basedOn w:val="Normal"/>
    <w:link w:val="BodyTextChar"/>
    <w:uiPriority w:val="1"/>
    <w:qFormat/>
    <w:rsid w:val="00F45AFA"/>
  </w:style>
  <w:style w:type="character" w:customStyle="1" w:styleId="BodyTextChar">
    <w:name w:val="Body Text Char"/>
    <w:basedOn w:val="DefaultParagraphFont"/>
    <w:link w:val="BodyText"/>
    <w:uiPriority w:val="1"/>
    <w:rsid w:val="00F45AFA"/>
    <w:rPr>
      <w:rFonts w:ascii="Calibri" w:eastAsia="Calibri" w:hAnsi="Calibri" w:cs="Calibri"/>
      <w:kern w:val="0"/>
      <w:sz w:val="22"/>
      <w:szCs w:val="22"/>
      <w14:ligatures w14:val="none"/>
    </w:rPr>
  </w:style>
  <w:style w:type="paragraph" w:styleId="TOCHeading">
    <w:name w:val="TOC Heading"/>
    <w:basedOn w:val="Heading1"/>
    <w:next w:val="Normal"/>
    <w:uiPriority w:val="39"/>
    <w:unhideWhenUsed/>
    <w:qFormat/>
    <w:rsid w:val="00AC22FD"/>
    <w:pPr>
      <w:widowControl/>
      <w:autoSpaceDE/>
      <w:autoSpaceDN/>
      <w:spacing w:before="240" w:after="0" w:line="259" w:lineRule="auto"/>
      <w:outlineLvl w:val="9"/>
    </w:pPr>
    <w:rPr>
      <w:sz w:val="32"/>
      <w:szCs w:val="32"/>
    </w:rPr>
  </w:style>
  <w:style w:type="character" w:styleId="Hyperlink">
    <w:name w:val="Hyperlink"/>
    <w:basedOn w:val="DefaultParagraphFont"/>
    <w:uiPriority w:val="99"/>
    <w:unhideWhenUsed/>
    <w:rsid w:val="4BAB727B"/>
    <w:rPr>
      <w:color w:val="467886"/>
      <w:u w:val="single"/>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Caption">
    <w:name w:val="caption"/>
    <w:basedOn w:val="Normal"/>
    <w:next w:val="Normal"/>
    <w:uiPriority w:val="35"/>
    <w:unhideWhenUsed/>
    <w:qFormat/>
    <w:rsid w:val="007F77B1"/>
    <w:pPr>
      <w:spacing w:after="200"/>
    </w:pPr>
    <w:rPr>
      <w:i/>
      <w:iCs/>
      <w:color w:val="0E2841" w:themeColor="text2"/>
      <w:sz w:val="18"/>
      <w:szCs w:val="18"/>
    </w:rPr>
  </w:style>
  <w:style w:type="paragraph" w:styleId="TOC1">
    <w:name w:val="toc 1"/>
    <w:basedOn w:val="Normal"/>
    <w:next w:val="Normal"/>
    <w:autoRedefine/>
    <w:uiPriority w:val="39"/>
    <w:unhideWhenUsed/>
    <w:rsid w:val="00E840E4"/>
    <w:pPr>
      <w:spacing w:after="100"/>
    </w:pPr>
  </w:style>
  <w:style w:type="paragraph" w:styleId="TOC2">
    <w:name w:val="toc 2"/>
    <w:basedOn w:val="Normal"/>
    <w:next w:val="Normal"/>
    <w:autoRedefine/>
    <w:uiPriority w:val="39"/>
    <w:unhideWhenUsed/>
    <w:rsid w:val="00E840E4"/>
    <w:pPr>
      <w:spacing w:after="100"/>
      <w:ind w:left="220"/>
    </w:pPr>
  </w:style>
  <w:style w:type="paragraph" w:styleId="TOC3">
    <w:name w:val="toc 3"/>
    <w:basedOn w:val="Normal"/>
    <w:next w:val="Normal"/>
    <w:autoRedefine/>
    <w:uiPriority w:val="39"/>
    <w:unhideWhenUsed/>
    <w:rsid w:val="00E840E4"/>
    <w:pPr>
      <w:spacing w:after="100"/>
      <w:ind w:left="440"/>
    </w:pPr>
  </w:style>
  <w:style w:type="character" w:styleId="UnresolvedMention">
    <w:name w:val="Unresolved Mention"/>
    <w:basedOn w:val="DefaultParagraphFont"/>
    <w:uiPriority w:val="99"/>
    <w:semiHidden/>
    <w:unhideWhenUsed/>
    <w:rsid w:val="0044704A"/>
    <w:rPr>
      <w:color w:val="605E5C"/>
      <w:shd w:val="clear" w:color="auto" w:fill="E1DFDD"/>
    </w:rPr>
  </w:style>
  <w:style w:type="paragraph" w:styleId="NormalWeb">
    <w:name w:val="Normal (Web)"/>
    <w:basedOn w:val="Normal"/>
    <w:uiPriority w:val="99"/>
    <w:unhideWhenUsed/>
    <w:rsid w:val="0044704A"/>
    <w:pPr>
      <w:widowControl/>
      <w:autoSpaceDE/>
      <w:autoSpaceDN/>
      <w:spacing w:before="100" w:beforeAutospacing="1" w:after="100" w:afterAutospacing="1"/>
    </w:pPr>
    <w:rPr>
      <w:rFonts w:ascii="Times New Roman" w:eastAsia="Times New Roman" w:hAnsi="Times New Roman" w:cs="Times New Roman"/>
      <w:sz w:val="24"/>
      <w:szCs w:val="24"/>
    </w:rPr>
  </w:style>
  <w:style w:type="character" w:styleId="FollowedHyperlink">
    <w:name w:val="FollowedHyperlink"/>
    <w:basedOn w:val="DefaultParagraphFont"/>
    <w:uiPriority w:val="99"/>
    <w:semiHidden/>
    <w:unhideWhenUsed/>
    <w:rsid w:val="0044704A"/>
    <w:rPr>
      <w:color w:val="96607D" w:themeColor="followedHyperlink"/>
      <w:u w:val="single"/>
    </w:rPr>
  </w:style>
  <w:style w:type="paragraph" w:styleId="Header">
    <w:name w:val="header"/>
    <w:basedOn w:val="Normal"/>
    <w:link w:val="HeaderChar"/>
    <w:uiPriority w:val="99"/>
    <w:unhideWhenUsed/>
    <w:rsid w:val="0082194C"/>
    <w:pPr>
      <w:tabs>
        <w:tab w:val="center" w:pos="4680"/>
        <w:tab w:val="right" w:pos="9360"/>
      </w:tabs>
    </w:pPr>
  </w:style>
  <w:style w:type="character" w:customStyle="1" w:styleId="HeaderChar">
    <w:name w:val="Header Char"/>
    <w:basedOn w:val="DefaultParagraphFont"/>
    <w:link w:val="Header"/>
    <w:uiPriority w:val="99"/>
    <w:rsid w:val="0082194C"/>
    <w:rPr>
      <w:rFonts w:ascii="Calibri" w:eastAsia="Calibri" w:hAnsi="Calibri" w:cs="Calibri"/>
      <w:kern w:val="0"/>
      <w:sz w:val="22"/>
      <w:szCs w:val="22"/>
      <w14:ligatures w14:val="none"/>
    </w:rPr>
  </w:style>
  <w:style w:type="paragraph" w:styleId="Footer">
    <w:name w:val="footer"/>
    <w:basedOn w:val="Normal"/>
    <w:link w:val="FooterChar"/>
    <w:uiPriority w:val="99"/>
    <w:unhideWhenUsed/>
    <w:rsid w:val="0082194C"/>
    <w:pPr>
      <w:tabs>
        <w:tab w:val="center" w:pos="4680"/>
        <w:tab w:val="right" w:pos="9360"/>
      </w:tabs>
    </w:pPr>
  </w:style>
  <w:style w:type="character" w:customStyle="1" w:styleId="FooterChar">
    <w:name w:val="Footer Char"/>
    <w:basedOn w:val="DefaultParagraphFont"/>
    <w:link w:val="Footer"/>
    <w:uiPriority w:val="99"/>
    <w:rsid w:val="0082194C"/>
    <w:rPr>
      <w:rFonts w:ascii="Calibri" w:eastAsia="Calibri" w:hAnsi="Calibri" w:cs="Calibri"/>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techtarget.com/searchnetworking/definition/dynamic-multipoint-VPN-DMVPN?utm_source=chatgpt.com" TargetMode="External"/><Relationship Id="rId18" Type="http://schemas.openxmlformats.org/officeDocument/2006/relationships/hyperlink" Target="https://www.google.com/search?q=https://www.cisco.com/c/en/us/products/security/what-is-defense-in-depth.html" TargetMode="External"/><Relationship Id="rId26" Type="http://schemas.openxmlformats.org/officeDocument/2006/relationships/hyperlink" Target="https://www.geeksforgeeks.org/computer-networks/types-of-virtual-private-network-vpn-and-its-protocols/" TargetMode="External"/><Relationship Id="rId3" Type="http://schemas.openxmlformats.org/officeDocument/2006/relationships/customXml" Target="../customXml/item3.xml"/><Relationship Id="rId21" Type="http://schemas.openxmlformats.org/officeDocument/2006/relationships/hyperlink" Target="https://www.crowdstrike.com/en-us/cybersecurity-101/exposure-management/defense-in-depth/" TargetMode="External"/><Relationship Id="rId34"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image" Target="media/image2.jpeg"/><Relationship Id="rId17" Type="http://schemas.openxmlformats.org/officeDocument/2006/relationships/hyperlink" Target="https://www.cisco.com/c/en/us/support/security/asa-5500-series-next-generation-firewalls/products-installation-and-configuration-guides-list.html" TargetMode="External"/><Relationship Id="rId25" Type="http://schemas.openxmlformats.org/officeDocument/2006/relationships/hyperlink" Target="https://www.geeksforgeeks.org/computer-networks/types-of-virtual-private-network-vpn-and-its-protocols/" TargetMode="External"/><Relationship Id="rId33" Type="http://schemas.openxmlformats.org/officeDocument/2006/relationships/hyperlink" Target="https://www.vpngate.net/en/about.aspx" TargetMode="External"/><Relationship Id="rId2" Type="http://schemas.openxmlformats.org/officeDocument/2006/relationships/customXml" Target="../customXml/item2.xml"/><Relationship Id="rId16" Type="http://schemas.openxmlformats.org/officeDocument/2006/relationships/hyperlink" Target="https://www.checkpoint.com/cyber-hub/cyber-security/what-is-defense-in-depth/" TargetMode="External"/><Relationship Id="rId20" Type="http://schemas.openxmlformats.org/officeDocument/2006/relationships/hyperlink" Target="https://www.cloudflare.com/learning/network-layer/what-is-ipsec/" TargetMode="External"/><Relationship Id="rId29" Type="http://schemas.openxmlformats.org/officeDocument/2006/relationships/hyperlink" Target="https://learn.microsoft.com/en-us/azure/security/fundamentals/overview"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s://www.fortinet.com/resources/cyberglossary/defense-in-depth" TargetMode="External"/><Relationship Id="rId32" Type="http://schemas.openxmlformats.org/officeDocument/2006/relationships/hyperlink" Target="https://www.sentinelone.com/cybersecurity-101/cybersecurity/cyber-security-trends/?referrer=grok.com" TargetMode="External"/><Relationship Id="rId5" Type="http://schemas.openxmlformats.org/officeDocument/2006/relationships/numbering" Target="numbering.xml"/><Relationship Id="rId15" Type="http://schemas.openxmlformats.org/officeDocument/2006/relationships/hyperlink" Target="https://www.techtarget.com/searchnetworking/definition/dynamic-multipoint-VPN-DMVPN" TargetMode="External"/><Relationship Id="rId23" Type="http://schemas.openxmlformats.org/officeDocument/2006/relationships/hyperlink" Target="https://www.fortinet.com/resources/cyberglossary/ssl-vpn" TargetMode="External"/><Relationship Id="rId28" Type="http://schemas.openxmlformats.org/officeDocument/2006/relationships/hyperlink" Target="https://www.isaca.org/resources/frameworks-standards-and-models" TargetMode="External"/><Relationship Id="rId10" Type="http://schemas.openxmlformats.org/officeDocument/2006/relationships/endnotes" Target="endnotes.xml"/><Relationship Id="rId19" Type="http://schemas.openxmlformats.org/officeDocument/2006/relationships/hyperlink" Target="https://www.cloudflare.com/learning/network-layer/what-is-ipsec/" TargetMode="External"/><Relationship Id="rId31" Type="http://schemas.openxmlformats.org/officeDocument/2006/relationships/hyperlink" Target="https://www.google.com/search?q=https://www.paloaltonetworks.com/cyberpedia/what-is-a-next-generation-firewall"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techtarget.com/searchnetworking/definition/dynamic-multipoint-VPN-DMVPN?utm_source=chatgpt.com" TargetMode="External"/><Relationship Id="rId22" Type="http://schemas.openxmlformats.org/officeDocument/2006/relationships/hyperlink" Target="https://www.fortinet.com/resources/cyberglossary/ssl-vpn" TargetMode="External"/><Relationship Id="rId27" Type="http://schemas.openxmlformats.org/officeDocument/2006/relationships/hyperlink" Target="https://www.google.com/search?q=https://www.ibm.com/topics/defense-in-depth" TargetMode="External"/><Relationship Id="rId30" Type="http://schemas.openxmlformats.org/officeDocument/2006/relationships/hyperlink" Target="https://doi.org/10.6028/NIST.SP.800-41r1" TargetMode="External"/><Relationship Id="rId35" Type="http://schemas.openxmlformats.org/officeDocument/2006/relationships/theme" Target="theme/theme1.xml"/><Relationship Id="rId8"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ffad30fd-1a15-4c24-acb1-42e2795ec773"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307BD084F9A1814CA24FFCD13A56771D" ma:contentTypeVersion="12" ma:contentTypeDescription="Create a new document." ma:contentTypeScope="" ma:versionID="c8411bf0f22d5ff517834a0ce5dede98">
  <xsd:schema xmlns:xsd="http://www.w3.org/2001/XMLSchema" xmlns:xs="http://www.w3.org/2001/XMLSchema" xmlns:p="http://schemas.microsoft.com/office/2006/metadata/properties" xmlns:ns3="ffad30fd-1a15-4c24-acb1-42e2795ec773" targetNamespace="http://schemas.microsoft.com/office/2006/metadata/properties" ma:root="true" ma:fieldsID="cd7154a45eff7472812027b964f42071" ns3:_="">
    <xsd:import namespace="ffad30fd-1a15-4c24-acb1-42e2795ec773"/>
    <xsd:element name="properties">
      <xsd:complexType>
        <xsd:sequence>
          <xsd:element name="documentManagement">
            <xsd:complexType>
              <xsd:all>
                <xsd:element ref="ns3:MediaServiceMetadata" minOccurs="0"/>
                <xsd:element ref="ns3:MediaServiceFastMetadata" minOccurs="0"/>
                <xsd:element ref="ns3:MediaServiceDateTaken" minOccurs="0"/>
                <xsd:element ref="ns3:MediaLengthInSeconds" minOccurs="0"/>
                <xsd:element ref="ns3:MediaServiceSearchProperties" minOccurs="0"/>
                <xsd:element ref="ns3:MediaServiceAutoTags" minOccurs="0"/>
                <xsd:element ref="ns3:MediaServiceOCR" minOccurs="0"/>
                <xsd:element ref="ns3:MediaServiceGenerationTime" minOccurs="0"/>
                <xsd:element ref="ns3:MediaServiceEventHashCode" minOccurs="0"/>
                <xsd:element ref="ns3:_activity" minOccurs="0"/>
                <xsd:element ref="ns3:MediaServiceObjectDetectorVersions" minOccurs="0"/>
                <xsd:element ref="ns3: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ad30fd-1a15-4c24-acb1-42e2795ec77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description="" ma:indexed="true" ma:internalName="MediaServiceDateTaken"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_activity" ma:index="17" nillable="true" ma:displayName="_activity" ma:hidden="true" ma:internalName="_activity">
      <xsd:simpleType>
        <xsd:restriction base="dms:Note"/>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ServiceSystemTags" ma:index="19" nillable="true" ma:displayName="MediaServiceSystemTags" ma:hidden="true" ma:internalName="MediaServiceSystemTag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9623318-CB86-4B2D-A9AF-A17FC911A7AF}">
  <ds:schemaRefs>
    <ds:schemaRef ds:uri="http://schemas.microsoft.com/office/2006/metadata/properties"/>
    <ds:schemaRef ds:uri="http://schemas.microsoft.com/office/infopath/2007/PartnerControls"/>
    <ds:schemaRef ds:uri="ffad30fd-1a15-4c24-acb1-42e2795ec773"/>
  </ds:schemaRefs>
</ds:datastoreItem>
</file>

<file path=customXml/itemProps2.xml><?xml version="1.0" encoding="utf-8"?>
<ds:datastoreItem xmlns:ds="http://schemas.openxmlformats.org/officeDocument/2006/customXml" ds:itemID="{8F5C0A54-BB5C-44C5-B91B-AD05391118A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ad30fd-1a15-4c24-acb1-42e2795ec77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FBD90DF7-3531-48B7-A8DF-7B20E445B3E5}">
  <ds:schemaRefs>
    <ds:schemaRef ds:uri="http://schemas.microsoft.com/sharepoint/v3/contenttype/forms"/>
  </ds:schemaRefs>
</ds:datastoreItem>
</file>

<file path=customXml/itemProps4.xml><?xml version="1.0" encoding="utf-8"?>
<ds:datastoreItem xmlns:ds="http://schemas.openxmlformats.org/officeDocument/2006/customXml" ds:itemID="{1D2570FA-B2DE-47A9-8F93-CB68F7AC45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492</TotalTime>
  <Pages>1</Pages>
  <Words>5640</Words>
  <Characters>32154</Characters>
  <Application>Microsoft Office Word</Application>
  <DocSecurity>4</DocSecurity>
  <Lines>267</Lines>
  <Paragraphs>75</Paragraphs>
  <ScaleCrop>false</ScaleCrop>
  <Company/>
  <LinksUpToDate>false</LinksUpToDate>
  <CharactersWithSpaces>37719</CharactersWithSpaces>
  <SharedDoc>false</SharedDoc>
  <HLinks>
    <vt:vector size="264" baseType="variant">
      <vt:variant>
        <vt:i4>4849734</vt:i4>
      </vt:variant>
      <vt:variant>
        <vt:i4>213</vt:i4>
      </vt:variant>
      <vt:variant>
        <vt:i4>0</vt:i4>
      </vt:variant>
      <vt:variant>
        <vt:i4>5</vt:i4>
      </vt:variant>
      <vt:variant>
        <vt:lpwstr>https://www.vpngate.net/en/about.aspx</vt:lpwstr>
      </vt:variant>
      <vt:variant>
        <vt:lpwstr/>
      </vt:variant>
      <vt:variant>
        <vt:i4>262148</vt:i4>
      </vt:variant>
      <vt:variant>
        <vt:i4>210</vt:i4>
      </vt:variant>
      <vt:variant>
        <vt:i4>0</vt:i4>
      </vt:variant>
      <vt:variant>
        <vt:i4>5</vt:i4>
      </vt:variant>
      <vt:variant>
        <vt:lpwstr>https://www.sentinelone.com/cybersecurity-101/cybersecurity/cyber-security-trends/?referrer=grok.com</vt:lpwstr>
      </vt:variant>
      <vt:variant>
        <vt:lpwstr/>
      </vt:variant>
      <vt:variant>
        <vt:i4>7864431</vt:i4>
      </vt:variant>
      <vt:variant>
        <vt:i4>207</vt:i4>
      </vt:variant>
      <vt:variant>
        <vt:i4>0</vt:i4>
      </vt:variant>
      <vt:variant>
        <vt:i4>5</vt:i4>
      </vt:variant>
      <vt:variant>
        <vt:lpwstr>https://www.google.com/search?q=https://www.paloaltonetworks.com/cyberpedia/what-is-a-next-generation-firewall</vt:lpwstr>
      </vt:variant>
      <vt:variant>
        <vt:lpwstr/>
      </vt:variant>
      <vt:variant>
        <vt:i4>4915295</vt:i4>
      </vt:variant>
      <vt:variant>
        <vt:i4>204</vt:i4>
      </vt:variant>
      <vt:variant>
        <vt:i4>0</vt:i4>
      </vt:variant>
      <vt:variant>
        <vt:i4>5</vt:i4>
      </vt:variant>
      <vt:variant>
        <vt:lpwstr>https://doi.org/10.6028/NIST.SP.800-41r1</vt:lpwstr>
      </vt:variant>
      <vt:variant>
        <vt:lpwstr/>
      </vt:variant>
      <vt:variant>
        <vt:i4>7995453</vt:i4>
      </vt:variant>
      <vt:variant>
        <vt:i4>201</vt:i4>
      </vt:variant>
      <vt:variant>
        <vt:i4>0</vt:i4>
      </vt:variant>
      <vt:variant>
        <vt:i4>5</vt:i4>
      </vt:variant>
      <vt:variant>
        <vt:lpwstr>https://learn.microsoft.com/en-us/azure/security/fundamentals/overview</vt:lpwstr>
      </vt:variant>
      <vt:variant>
        <vt:lpwstr/>
      </vt:variant>
      <vt:variant>
        <vt:i4>6750325</vt:i4>
      </vt:variant>
      <vt:variant>
        <vt:i4>198</vt:i4>
      </vt:variant>
      <vt:variant>
        <vt:i4>0</vt:i4>
      </vt:variant>
      <vt:variant>
        <vt:i4>5</vt:i4>
      </vt:variant>
      <vt:variant>
        <vt:lpwstr>https://www.isaca.org/resources/frameworks-standards-and-models</vt:lpwstr>
      </vt:variant>
      <vt:variant>
        <vt:lpwstr/>
      </vt:variant>
      <vt:variant>
        <vt:i4>3473506</vt:i4>
      </vt:variant>
      <vt:variant>
        <vt:i4>195</vt:i4>
      </vt:variant>
      <vt:variant>
        <vt:i4>0</vt:i4>
      </vt:variant>
      <vt:variant>
        <vt:i4>5</vt:i4>
      </vt:variant>
      <vt:variant>
        <vt:lpwstr>https://www.google.com/search?q=https://www.ibm.com/topics/defense-in-depth</vt:lpwstr>
      </vt:variant>
      <vt:variant>
        <vt:lpwstr/>
      </vt:variant>
      <vt:variant>
        <vt:i4>2424893</vt:i4>
      </vt:variant>
      <vt:variant>
        <vt:i4>192</vt:i4>
      </vt:variant>
      <vt:variant>
        <vt:i4>0</vt:i4>
      </vt:variant>
      <vt:variant>
        <vt:i4>5</vt:i4>
      </vt:variant>
      <vt:variant>
        <vt:lpwstr>https://www.geeksforgeeks.org/computer-networks/types-of-virtual-private-network-vpn-and-its-protocols/</vt:lpwstr>
      </vt:variant>
      <vt:variant>
        <vt:lpwstr/>
      </vt:variant>
      <vt:variant>
        <vt:i4>2424893</vt:i4>
      </vt:variant>
      <vt:variant>
        <vt:i4>189</vt:i4>
      </vt:variant>
      <vt:variant>
        <vt:i4>0</vt:i4>
      </vt:variant>
      <vt:variant>
        <vt:i4>5</vt:i4>
      </vt:variant>
      <vt:variant>
        <vt:lpwstr>https://www.geeksforgeeks.org/computer-networks/types-of-virtual-private-network-vpn-and-its-protocols/</vt:lpwstr>
      </vt:variant>
      <vt:variant>
        <vt:lpwstr/>
      </vt:variant>
      <vt:variant>
        <vt:i4>720922</vt:i4>
      </vt:variant>
      <vt:variant>
        <vt:i4>186</vt:i4>
      </vt:variant>
      <vt:variant>
        <vt:i4>0</vt:i4>
      </vt:variant>
      <vt:variant>
        <vt:i4>5</vt:i4>
      </vt:variant>
      <vt:variant>
        <vt:lpwstr>https://www.fortinet.com/resources/cyberglossary/defense-in-depth</vt:lpwstr>
      </vt:variant>
      <vt:variant>
        <vt:lpwstr/>
      </vt:variant>
      <vt:variant>
        <vt:i4>5242896</vt:i4>
      </vt:variant>
      <vt:variant>
        <vt:i4>183</vt:i4>
      </vt:variant>
      <vt:variant>
        <vt:i4>0</vt:i4>
      </vt:variant>
      <vt:variant>
        <vt:i4>5</vt:i4>
      </vt:variant>
      <vt:variant>
        <vt:lpwstr>https://www.fortinet.com/resources/cyberglossary/ssl-vpn</vt:lpwstr>
      </vt:variant>
      <vt:variant>
        <vt:lpwstr/>
      </vt:variant>
      <vt:variant>
        <vt:i4>5242896</vt:i4>
      </vt:variant>
      <vt:variant>
        <vt:i4>180</vt:i4>
      </vt:variant>
      <vt:variant>
        <vt:i4>0</vt:i4>
      </vt:variant>
      <vt:variant>
        <vt:i4>5</vt:i4>
      </vt:variant>
      <vt:variant>
        <vt:lpwstr>https://www.fortinet.com/resources/cyberglossary/ssl-vpn</vt:lpwstr>
      </vt:variant>
      <vt:variant>
        <vt:lpwstr/>
      </vt:variant>
      <vt:variant>
        <vt:i4>4587527</vt:i4>
      </vt:variant>
      <vt:variant>
        <vt:i4>177</vt:i4>
      </vt:variant>
      <vt:variant>
        <vt:i4>0</vt:i4>
      </vt:variant>
      <vt:variant>
        <vt:i4>5</vt:i4>
      </vt:variant>
      <vt:variant>
        <vt:lpwstr>https://www.crowdstrike.com/en-us/cybersecurity-101/exposure-management/defense-in-depth/</vt:lpwstr>
      </vt:variant>
      <vt:variant>
        <vt:lpwstr/>
      </vt:variant>
      <vt:variant>
        <vt:i4>1769481</vt:i4>
      </vt:variant>
      <vt:variant>
        <vt:i4>174</vt:i4>
      </vt:variant>
      <vt:variant>
        <vt:i4>0</vt:i4>
      </vt:variant>
      <vt:variant>
        <vt:i4>5</vt:i4>
      </vt:variant>
      <vt:variant>
        <vt:lpwstr>https://www.cloudflare.com/learning/network-layer/what-is-ipsec/</vt:lpwstr>
      </vt:variant>
      <vt:variant>
        <vt:lpwstr/>
      </vt:variant>
      <vt:variant>
        <vt:i4>1769481</vt:i4>
      </vt:variant>
      <vt:variant>
        <vt:i4>171</vt:i4>
      </vt:variant>
      <vt:variant>
        <vt:i4>0</vt:i4>
      </vt:variant>
      <vt:variant>
        <vt:i4>5</vt:i4>
      </vt:variant>
      <vt:variant>
        <vt:lpwstr>https://www.cloudflare.com/learning/network-layer/what-is-ipsec/</vt:lpwstr>
      </vt:variant>
      <vt:variant>
        <vt:lpwstr/>
      </vt:variant>
      <vt:variant>
        <vt:i4>4259920</vt:i4>
      </vt:variant>
      <vt:variant>
        <vt:i4>168</vt:i4>
      </vt:variant>
      <vt:variant>
        <vt:i4>0</vt:i4>
      </vt:variant>
      <vt:variant>
        <vt:i4>5</vt:i4>
      </vt:variant>
      <vt:variant>
        <vt:lpwstr>https://www.google.com/search?q=https://www.cisco.com/c/en/us/products/security/what-is-defense-in-depth.html</vt:lpwstr>
      </vt:variant>
      <vt:variant>
        <vt:lpwstr/>
      </vt:variant>
      <vt:variant>
        <vt:i4>1441859</vt:i4>
      </vt:variant>
      <vt:variant>
        <vt:i4>165</vt:i4>
      </vt:variant>
      <vt:variant>
        <vt:i4>0</vt:i4>
      </vt:variant>
      <vt:variant>
        <vt:i4>5</vt:i4>
      </vt:variant>
      <vt:variant>
        <vt:lpwstr>https://www.cisco.com/c/en/us/support/security/asa-5500-series-next-generation-firewalls/products-installation-and-configuration-guides-list.html</vt:lpwstr>
      </vt:variant>
      <vt:variant>
        <vt:lpwstr/>
      </vt:variant>
      <vt:variant>
        <vt:i4>458764</vt:i4>
      </vt:variant>
      <vt:variant>
        <vt:i4>162</vt:i4>
      </vt:variant>
      <vt:variant>
        <vt:i4>0</vt:i4>
      </vt:variant>
      <vt:variant>
        <vt:i4>5</vt:i4>
      </vt:variant>
      <vt:variant>
        <vt:lpwstr>https://www.checkpoint.com/cyber-hub/cyber-security/what-is-defense-in-depth/</vt:lpwstr>
      </vt:variant>
      <vt:variant>
        <vt:lpwstr/>
      </vt:variant>
      <vt:variant>
        <vt:i4>7667753</vt:i4>
      </vt:variant>
      <vt:variant>
        <vt:i4>159</vt:i4>
      </vt:variant>
      <vt:variant>
        <vt:i4>0</vt:i4>
      </vt:variant>
      <vt:variant>
        <vt:i4>5</vt:i4>
      </vt:variant>
      <vt:variant>
        <vt:lpwstr>https://www.techtarget.com/searchnetworking/definition/dynamic-multipoint-VPN-DMVPN</vt:lpwstr>
      </vt:variant>
      <vt:variant>
        <vt:lpwstr/>
      </vt:variant>
      <vt:variant>
        <vt:i4>393258</vt:i4>
      </vt:variant>
      <vt:variant>
        <vt:i4>156</vt:i4>
      </vt:variant>
      <vt:variant>
        <vt:i4>0</vt:i4>
      </vt:variant>
      <vt:variant>
        <vt:i4>5</vt:i4>
      </vt:variant>
      <vt:variant>
        <vt:lpwstr>https://www.techtarget.com/searchnetworking/definition/dynamic-multipoint-VPN-DMVPN?utm_source=chatgpt.com</vt:lpwstr>
      </vt:variant>
      <vt:variant>
        <vt:lpwstr/>
      </vt:variant>
      <vt:variant>
        <vt:i4>393258</vt:i4>
      </vt:variant>
      <vt:variant>
        <vt:i4>153</vt:i4>
      </vt:variant>
      <vt:variant>
        <vt:i4>0</vt:i4>
      </vt:variant>
      <vt:variant>
        <vt:i4>5</vt:i4>
      </vt:variant>
      <vt:variant>
        <vt:lpwstr>https://www.techtarget.com/searchnetworking/definition/dynamic-multipoint-VPN-DMVPN?utm_source=chatgpt.com</vt:lpwstr>
      </vt:variant>
      <vt:variant>
        <vt:lpwstr/>
      </vt:variant>
      <vt:variant>
        <vt:i4>1835071</vt:i4>
      </vt:variant>
      <vt:variant>
        <vt:i4>134</vt:i4>
      </vt:variant>
      <vt:variant>
        <vt:i4>0</vt:i4>
      </vt:variant>
      <vt:variant>
        <vt:i4>5</vt:i4>
      </vt:variant>
      <vt:variant>
        <vt:lpwstr/>
      </vt:variant>
      <vt:variant>
        <vt:lpwstr>_Toc217596396</vt:lpwstr>
      </vt:variant>
      <vt:variant>
        <vt:i4>1835071</vt:i4>
      </vt:variant>
      <vt:variant>
        <vt:i4>128</vt:i4>
      </vt:variant>
      <vt:variant>
        <vt:i4>0</vt:i4>
      </vt:variant>
      <vt:variant>
        <vt:i4>5</vt:i4>
      </vt:variant>
      <vt:variant>
        <vt:lpwstr/>
      </vt:variant>
      <vt:variant>
        <vt:lpwstr>_Toc217596395</vt:lpwstr>
      </vt:variant>
      <vt:variant>
        <vt:i4>1835071</vt:i4>
      </vt:variant>
      <vt:variant>
        <vt:i4>122</vt:i4>
      </vt:variant>
      <vt:variant>
        <vt:i4>0</vt:i4>
      </vt:variant>
      <vt:variant>
        <vt:i4>5</vt:i4>
      </vt:variant>
      <vt:variant>
        <vt:lpwstr/>
      </vt:variant>
      <vt:variant>
        <vt:lpwstr>_Toc217596394</vt:lpwstr>
      </vt:variant>
      <vt:variant>
        <vt:i4>1835071</vt:i4>
      </vt:variant>
      <vt:variant>
        <vt:i4>116</vt:i4>
      </vt:variant>
      <vt:variant>
        <vt:i4>0</vt:i4>
      </vt:variant>
      <vt:variant>
        <vt:i4>5</vt:i4>
      </vt:variant>
      <vt:variant>
        <vt:lpwstr/>
      </vt:variant>
      <vt:variant>
        <vt:lpwstr>_Toc217596393</vt:lpwstr>
      </vt:variant>
      <vt:variant>
        <vt:i4>1835071</vt:i4>
      </vt:variant>
      <vt:variant>
        <vt:i4>110</vt:i4>
      </vt:variant>
      <vt:variant>
        <vt:i4>0</vt:i4>
      </vt:variant>
      <vt:variant>
        <vt:i4>5</vt:i4>
      </vt:variant>
      <vt:variant>
        <vt:lpwstr/>
      </vt:variant>
      <vt:variant>
        <vt:lpwstr>_Toc217596392</vt:lpwstr>
      </vt:variant>
      <vt:variant>
        <vt:i4>1835071</vt:i4>
      </vt:variant>
      <vt:variant>
        <vt:i4>104</vt:i4>
      </vt:variant>
      <vt:variant>
        <vt:i4>0</vt:i4>
      </vt:variant>
      <vt:variant>
        <vt:i4>5</vt:i4>
      </vt:variant>
      <vt:variant>
        <vt:lpwstr/>
      </vt:variant>
      <vt:variant>
        <vt:lpwstr>_Toc217596391</vt:lpwstr>
      </vt:variant>
      <vt:variant>
        <vt:i4>1835071</vt:i4>
      </vt:variant>
      <vt:variant>
        <vt:i4>98</vt:i4>
      </vt:variant>
      <vt:variant>
        <vt:i4>0</vt:i4>
      </vt:variant>
      <vt:variant>
        <vt:i4>5</vt:i4>
      </vt:variant>
      <vt:variant>
        <vt:lpwstr/>
      </vt:variant>
      <vt:variant>
        <vt:lpwstr>_Toc217596390</vt:lpwstr>
      </vt:variant>
      <vt:variant>
        <vt:i4>1900607</vt:i4>
      </vt:variant>
      <vt:variant>
        <vt:i4>92</vt:i4>
      </vt:variant>
      <vt:variant>
        <vt:i4>0</vt:i4>
      </vt:variant>
      <vt:variant>
        <vt:i4>5</vt:i4>
      </vt:variant>
      <vt:variant>
        <vt:lpwstr/>
      </vt:variant>
      <vt:variant>
        <vt:lpwstr>_Toc217596389</vt:lpwstr>
      </vt:variant>
      <vt:variant>
        <vt:i4>1900607</vt:i4>
      </vt:variant>
      <vt:variant>
        <vt:i4>86</vt:i4>
      </vt:variant>
      <vt:variant>
        <vt:i4>0</vt:i4>
      </vt:variant>
      <vt:variant>
        <vt:i4>5</vt:i4>
      </vt:variant>
      <vt:variant>
        <vt:lpwstr/>
      </vt:variant>
      <vt:variant>
        <vt:lpwstr>_Toc217596388</vt:lpwstr>
      </vt:variant>
      <vt:variant>
        <vt:i4>1900607</vt:i4>
      </vt:variant>
      <vt:variant>
        <vt:i4>80</vt:i4>
      </vt:variant>
      <vt:variant>
        <vt:i4>0</vt:i4>
      </vt:variant>
      <vt:variant>
        <vt:i4>5</vt:i4>
      </vt:variant>
      <vt:variant>
        <vt:lpwstr/>
      </vt:variant>
      <vt:variant>
        <vt:lpwstr>_Toc217596387</vt:lpwstr>
      </vt:variant>
      <vt:variant>
        <vt:i4>1900607</vt:i4>
      </vt:variant>
      <vt:variant>
        <vt:i4>74</vt:i4>
      </vt:variant>
      <vt:variant>
        <vt:i4>0</vt:i4>
      </vt:variant>
      <vt:variant>
        <vt:i4>5</vt:i4>
      </vt:variant>
      <vt:variant>
        <vt:lpwstr/>
      </vt:variant>
      <vt:variant>
        <vt:lpwstr>_Toc217596386</vt:lpwstr>
      </vt:variant>
      <vt:variant>
        <vt:i4>1900607</vt:i4>
      </vt:variant>
      <vt:variant>
        <vt:i4>68</vt:i4>
      </vt:variant>
      <vt:variant>
        <vt:i4>0</vt:i4>
      </vt:variant>
      <vt:variant>
        <vt:i4>5</vt:i4>
      </vt:variant>
      <vt:variant>
        <vt:lpwstr/>
      </vt:variant>
      <vt:variant>
        <vt:lpwstr>_Toc217596385</vt:lpwstr>
      </vt:variant>
      <vt:variant>
        <vt:i4>1900607</vt:i4>
      </vt:variant>
      <vt:variant>
        <vt:i4>62</vt:i4>
      </vt:variant>
      <vt:variant>
        <vt:i4>0</vt:i4>
      </vt:variant>
      <vt:variant>
        <vt:i4>5</vt:i4>
      </vt:variant>
      <vt:variant>
        <vt:lpwstr/>
      </vt:variant>
      <vt:variant>
        <vt:lpwstr>_Toc217596384</vt:lpwstr>
      </vt:variant>
      <vt:variant>
        <vt:i4>1900607</vt:i4>
      </vt:variant>
      <vt:variant>
        <vt:i4>56</vt:i4>
      </vt:variant>
      <vt:variant>
        <vt:i4>0</vt:i4>
      </vt:variant>
      <vt:variant>
        <vt:i4>5</vt:i4>
      </vt:variant>
      <vt:variant>
        <vt:lpwstr/>
      </vt:variant>
      <vt:variant>
        <vt:lpwstr>_Toc217596383</vt:lpwstr>
      </vt:variant>
      <vt:variant>
        <vt:i4>1900607</vt:i4>
      </vt:variant>
      <vt:variant>
        <vt:i4>50</vt:i4>
      </vt:variant>
      <vt:variant>
        <vt:i4>0</vt:i4>
      </vt:variant>
      <vt:variant>
        <vt:i4>5</vt:i4>
      </vt:variant>
      <vt:variant>
        <vt:lpwstr/>
      </vt:variant>
      <vt:variant>
        <vt:lpwstr>_Toc217596382</vt:lpwstr>
      </vt:variant>
      <vt:variant>
        <vt:i4>1900607</vt:i4>
      </vt:variant>
      <vt:variant>
        <vt:i4>44</vt:i4>
      </vt:variant>
      <vt:variant>
        <vt:i4>0</vt:i4>
      </vt:variant>
      <vt:variant>
        <vt:i4>5</vt:i4>
      </vt:variant>
      <vt:variant>
        <vt:lpwstr/>
      </vt:variant>
      <vt:variant>
        <vt:lpwstr>_Toc217596381</vt:lpwstr>
      </vt:variant>
      <vt:variant>
        <vt:i4>1900607</vt:i4>
      </vt:variant>
      <vt:variant>
        <vt:i4>38</vt:i4>
      </vt:variant>
      <vt:variant>
        <vt:i4>0</vt:i4>
      </vt:variant>
      <vt:variant>
        <vt:i4>5</vt:i4>
      </vt:variant>
      <vt:variant>
        <vt:lpwstr/>
      </vt:variant>
      <vt:variant>
        <vt:lpwstr>_Toc217596380</vt:lpwstr>
      </vt:variant>
      <vt:variant>
        <vt:i4>1179711</vt:i4>
      </vt:variant>
      <vt:variant>
        <vt:i4>32</vt:i4>
      </vt:variant>
      <vt:variant>
        <vt:i4>0</vt:i4>
      </vt:variant>
      <vt:variant>
        <vt:i4>5</vt:i4>
      </vt:variant>
      <vt:variant>
        <vt:lpwstr/>
      </vt:variant>
      <vt:variant>
        <vt:lpwstr>_Toc217596379</vt:lpwstr>
      </vt:variant>
      <vt:variant>
        <vt:i4>1179711</vt:i4>
      </vt:variant>
      <vt:variant>
        <vt:i4>26</vt:i4>
      </vt:variant>
      <vt:variant>
        <vt:i4>0</vt:i4>
      </vt:variant>
      <vt:variant>
        <vt:i4>5</vt:i4>
      </vt:variant>
      <vt:variant>
        <vt:lpwstr/>
      </vt:variant>
      <vt:variant>
        <vt:lpwstr>_Toc217596378</vt:lpwstr>
      </vt:variant>
      <vt:variant>
        <vt:i4>1179711</vt:i4>
      </vt:variant>
      <vt:variant>
        <vt:i4>20</vt:i4>
      </vt:variant>
      <vt:variant>
        <vt:i4>0</vt:i4>
      </vt:variant>
      <vt:variant>
        <vt:i4>5</vt:i4>
      </vt:variant>
      <vt:variant>
        <vt:lpwstr/>
      </vt:variant>
      <vt:variant>
        <vt:lpwstr>_Toc217596377</vt:lpwstr>
      </vt:variant>
      <vt:variant>
        <vt:i4>1179711</vt:i4>
      </vt:variant>
      <vt:variant>
        <vt:i4>14</vt:i4>
      </vt:variant>
      <vt:variant>
        <vt:i4>0</vt:i4>
      </vt:variant>
      <vt:variant>
        <vt:i4>5</vt:i4>
      </vt:variant>
      <vt:variant>
        <vt:lpwstr/>
      </vt:variant>
      <vt:variant>
        <vt:lpwstr>_Toc217596376</vt:lpwstr>
      </vt:variant>
      <vt:variant>
        <vt:i4>1179711</vt:i4>
      </vt:variant>
      <vt:variant>
        <vt:i4>8</vt:i4>
      </vt:variant>
      <vt:variant>
        <vt:i4>0</vt:i4>
      </vt:variant>
      <vt:variant>
        <vt:i4>5</vt:i4>
      </vt:variant>
      <vt:variant>
        <vt:lpwstr/>
      </vt:variant>
      <vt:variant>
        <vt:lpwstr>_Toc217596375</vt:lpwstr>
      </vt:variant>
      <vt:variant>
        <vt:i4>1179711</vt:i4>
      </vt:variant>
      <vt:variant>
        <vt:i4>2</vt:i4>
      </vt:variant>
      <vt:variant>
        <vt:i4>0</vt:i4>
      </vt:variant>
      <vt:variant>
        <vt:i4>5</vt:i4>
      </vt:variant>
      <vt:variant>
        <vt:lpwstr/>
      </vt:variant>
      <vt:variant>
        <vt:lpwstr>_Toc217596374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Younis Abdulla Saleh Fehaid</dc:creator>
  <cp:keywords/>
  <dc:description/>
  <cp:lastModifiedBy>Abdulrahman Mohamed Hosni Hassan Elsayed</cp:lastModifiedBy>
  <cp:revision>729</cp:revision>
  <dcterms:created xsi:type="dcterms:W3CDTF">2025-12-03T04:30:00Z</dcterms:created>
  <dcterms:modified xsi:type="dcterms:W3CDTF">2025-12-25T20:50:00Z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0x010100307BD084F9A1814CA24FFCD13A56771D</vt:lpwstr>
  </property>
</Properties>
</file>